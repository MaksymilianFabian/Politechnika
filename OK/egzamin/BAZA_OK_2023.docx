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png" ContentType="image/png"/>
  <Default Extension="jpeg" ContentType="image/jpeg"/>
  <Default Extension="rels" ContentType="application/vnd.openxmlformats-package.relationships+xml"/>
  <Default Extension="bin" ContentType="application/vnd.openxmlformats-officedocument.oleObject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webSettings.xml" ContentType="application/vnd.openxmlformats-officedocument.wordprocessingml.webSettings+xml"/>
  <Override PartName="/word/endnotes.xml" ContentType="application/vnd.openxmlformats-officedocument.wordprocessingml.end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pBdr/>
        <w:spacing w:line="240" w:lineRule="auto"/>
        <w:ind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TEORIA</w:t>
      </w:r>
      <w:r>
        <w:rPr>
          <w:b/>
          <w:sz w:val="32"/>
          <w:szCs w:val="32"/>
          <w:highlight w:val="white"/>
        </w:rPr>
      </w:r>
      <w:r>
        <w:rPr>
          <w:b/>
          <w:sz w:val="32"/>
          <w:szCs w:val="32"/>
          <w:highlight w:val="white"/>
        </w:rPr>
      </w:r>
    </w:p>
    <w:p>
      <w:pPr>
        <w:pBdr/>
        <w:spacing w:line="240" w:lineRule="auto"/>
        <w:ind w:left="36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line="240" w:lineRule="auto"/>
        <w:ind/>
        <w:rPr>
          <w:highlight w:val="white"/>
        </w:rPr>
      </w:pPr>
      <w:r>
        <w:rPr>
          <w:highlight w:val="white"/>
        </w:rPr>
        <w:t xml:space="preserve">Wszystkie problemy optymalizacji kombinatorycznej, które dają się rozwiązać do optymalności w wielomianowym czasie: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muszą być matroidami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highlight w:val="white"/>
        </w:rPr>
      </w:pPr>
      <w:r>
        <w:rPr>
          <w:highlight w:val="white"/>
        </w:rPr>
        <w:t xml:space="preserve">muszą być 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color w:val="00b050"/>
          <w:highlight w:val="white"/>
        </w:rPr>
      </w:pPr>
      <w:r>
        <w:rPr>
          <w:color w:val="000000" w:themeColor="text1"/>
          <w:highlight w:val="white"/>
        </w:rPr>
        <w:t xml:space="preserve">mogą być matroidami</w:t>
      </w:r>
      <w:r>
        <w:rPr>
          <w:color w:val="c00000"/>
        </w:rPr>
        <w:t xml:space="preserve"> – </w:t>
      </w:r>
      <w:r>
        <w:rPr>
          <w:color w:val="00b050"/>
        </w:rPr>
        <w:t xml:space="preserve">matroidy mozemy za pomoca greedy</w:t>
      </w:r>
      <w:r>
        <w:rPr>
          <w:color w:val="00b050"/>
          <w:highlight w:val="white"/>
        </w:rPr>
      </w:r>
      <w:r>
        <w:rPr>
          <w:color w:val="00b050"/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color w:val="c00000"/>
        </w:rPr>
      </w:pPr>
      <w:r>
        <w:rPr>
          <w:color w:val="000000" w:themeColor="text1"/>
        </w:rPr>
        <w:t xml:space="preserve">muszą być z klasy P </w:t>
      </w:r>
      <w:r>
        <w:rPr>
          <w:color w:val="c00000"/>
        </w:rPr>
        <w:t xml:space="preserve">– </w:t>
      </w:r>
      <w:r>
        <w:rPr>
          <w:color w:val="00b050"/>
        </w:rPr>
        <w:t xml:space="preserve">z definicji problemow p trudnych</w:t>
      </w:r>
      <w:r>
        <w:rPr>
          <w:color w:val="c00000"/>
        </w:rPr>
      </w:r>
      <w:r>
        <w:rPr>
          <w:color w:val="c00000"/>
        </w:rPr>
      </w:r>
    </w:p>
    <w:p>
      <w:pPr>
        <w:pBdr/>
        <w:spacing w:line="240" w:lineRule="auto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line="240" w:lineRule="auto"/>
        <w:ind/>
        <w:rPr>
          <w:highlight w:val="white"/>
        </w:rPr>
      </w:pPr>
      <w:r>
        <w:rPr>
          <w:highlight w:val="white"/>
        </w:rPr>
        <w:t xml:space="preserve">Jeżeli P=NP to</w:t>
      </w:r>
      <w:r>
        <w:rPr>
          <w:highlight w:val="white"/>
        </w:rPr>
        <w:t xml:space="preserve"> 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line="240" w:lineRule="auto"/>
        <w:ind w:left="36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highlight w:val="white"/>
        </w:rPr>
      </w:pPr>
      <w:r>
        <w:rPr>
          <w:highlight w:val="white"/>
        </w:rPr>
        <w:t xml:space="preserve">wszystkie problemy NP-trudne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highlight w:val="white"/>
        </w:rPr>
      </w:pPr>
      <w:r>
        <w:rPr>
          <w:highlight w:val="white"/>
        </w:rPr>
        <w:t xml:space="preserve">żadne problemy NP-równoważne nie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line="240" w:lineRule="auto"/>
        <w:ind w:hanging="360" w:left="850"/>
        <w:rPr/>
      </w:pPr>
      <w:r>
        <w:rPr>
          <w:color w:val="c00000"/>
        </w:rPr>
        <w:t xml:space="preserve">c. wszystkie problemy NP-równoważne dadzą się rozwiązać w wielomianowym czasie – </w:t>
      </w:r>
      <w:r>
        <w:rPr>
          <w:color w:val="00b050"/>
        </w:rPr>
        <w:t xml:space="preserve">np-equivalent = np-easy + np-hard In a nutshell NP-hard – at least as difficult as NP, NP-easy - at most as hard as NP, NP-equivalent – the same complexity as NP.</w:t>
      </w:r>
      <w:r/>
    </w:p>
    <w:p>
      <w:pPr>
        <w:numPr>
          <w:ilvl w:val="1"/>
          <w:numId w:val="3"/>
        </w:numPr>
        <w:pBdr/>
        <w:spacing w:line="240" w:lineRule="auto"/>
        <w:ind w:hanging="360"/>
        <w:rPr>
          <w:highlight w:val="white"/>
        </w:rPr>
      </w:pPr>
      <w:r>
        <w:rPr>
          <w:highlight w:val="white"/>
        </w:rPr>
        <w:t xml:space="preserve">żadne problemy NP-łatwe nie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highlight w:val="white"/>
        </w:rPr>
      </w:pPr>
      <w:r>
        <w:rPr>
          <w:highlight w:val="white"/>
        </w:rPr>
        <w:t xml:space="preserve">żadne problemy NP-trudne nie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line="240" w:lineRule="auto"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wszystkie problemy NP-łatwe dadzą się rozwiązać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line="240" w:lineRule="auto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Jeżeli P nie jest równe NP (P!=NP)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problemy NP-łatwe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problemy NP-trudne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żadne problemy NP-łatwe nie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c00000"/>
        </w:rPr>
      </w:pPr>
      <w:r>
        <w:rPr>
          <w:color w:val="c00000"/>
        </w:rPr>
        <w:t xml:space="preserve">żadne problemy NP-trudne nie dadzą się rozwiązać w wielomianowym czasie</w:t>
      </w:r>
      <w:r>
        <w:rPr>
          <w:color w:val="c00000"/>
        </w:rPr>
      </w:r>
      <w:r>
        <w:rPr>
          <w:color w:val="c00000"/>
        </w:rPr>
      </w:r>
    </w:p>
    <w:p>
      <w:pPr>
        <w:pBdr/>
        <w:spacing/>
        <w:ind/>
        <w:rPr>
          <w:highlight w:val="white"/>
        </w:rPr>
      </w:pPr>
      <w:r>
        <w:tab/>
      </w:r>
      <w:r>
        <w:rPr>
          <w:color w:val="00b050"/>
        </w:rPr>
        <w:t xml:space="preserve">NP-EASY DA SIE SPRAWDZIC W WIELOMIANOWYM i NP-EASY przy dobrych wiatrach da sie w wielomianowym rozwiazac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Wyobraźmy sobie, że dla problemu szeregowania zadań na równoległych identycznych procesorach d</w:t>
      </w:r>
      <w:r>
        <w:rPr>
          <w:highlight w:val="white"/>
        </w:rPr>
        <w:t xml:space="preserve">la kryterium długości uszeregowania (P||Cmax) podano wielomianowe algorytmy aproksymacyjne A,B spełniające dla każdej instancji I warunki 1) algorytm: A: |A(I)-OPT(I)|&lt;=k, gdzie k&gt;0 jest stałą, 2) algorytm B: B(I)/OPT(I)&lt;=k, gdzie 1&lt;k? Wynika z tego, że: –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wynika, że P=NP, z 2) wynika, że P!=NP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z 1) wynika, że P=NP, z 2) nic nie wynika – w 2 nic nie wynika bo sama zlozonosc czasowa nie udowadnia P!=NP, k&gt;=1 powinno byc bo inaczej to nie ma sensu w 1)</w: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5320" cy="906780"/>
                <wp:effectExtent l="0" t="0" r="0" b="0"/>
                <wp:docPr id="1" name="_x0000_i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735320" cy="9067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51.60pt;height:71.40pt;mso-wrap-distance-left:0.00pt;mso-wrap-distance-top:0.00pt;mso-wrap-distance-right:0.00pt;mso-wrap-distance-bottom:0.00pt;z-index:1;" stroked="f">
                <v:imagedata r:id="rId11" o:title=""/>
                <o:lock v:ext="edit" rotation="t"/>
              </v:shape>
            </w:pict>
          </mc:Fallback>
        </mc:AlternateConten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nic nie wynika, z 2) wynika, że P=NP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z 1) wynika, że P!=NP, z 2) wynika, że P=NP</w:t>
      </w:r>
      <w:r>
        <w:rPr>
          <w:color w:val="000000" w:themeColor="text1"/>
        </w:rPr>
        <w:t xml:space="preserve"> – k moze wynosic zero wiec odpada w 1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/>
        <w:ind/>
        <w:rPr>
          <w:highlight w:val="white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88915" cy="2867660"/>
                <wp:effectExtent l="0" t="0" r="0" b="0"/>
                <wp:docPr id="2" name="_x0000_i102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288915" cy="2867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16.45pt;height:225.80pt;mso-wrap-distance-left:0.00pt;mso-wrap-distance-top:0.00pt;mso-wrap-distance-right:0.00pt;mso-wrap-distance-bottom:0.00pt;z-index:1;" stroked="f">
                <v:imagedata r:id="rId12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Problem optymalizacji kombinatorycznej jest nieaproksymowalny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NP-trudny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nie jest znany dla niego wielomianowy algorytm o skończonym oszacowaniu jakości</w:t>
      </w:r>
      <w:r>
        <w:rPr>
          <w:color w:val="000000" w:themeColor="text1"/>
        </w:rPr>
        <w:t xml:space="preserve"> – </w:t>
      </w:r>
      <w:r>
        <w:rPr>
          <w:color w:val="00b050"/>
        </w:rPr>
        <w:t xml:space="preserve">to ze nie jest znany nie oznacza ze nie istnieje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można wykazać, że nie istnieje dla niego wielomianowy algorytm o skończonym oszacowaniu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istnieje dla niego wielomianowy algorytm o skończonym oszacowaniu jakości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istnienie dla niego wielomianowego algorytmu o gwarantowanej jakości pociągałoby P=NP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ogólnie, gdy P jest różne od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ten problem nie transformuje się wielomianową transformacją Turinga do innego aproksymowalnego problemu optymalizacji kombinatorycznej.</w:t>
      </w:r>
      <w:r>
        <w:t xml:space="preserve"> – </w:t>
      </w:r>
      <w:r>
        <w:rPr>
          <w:color w:val="00b050"/>
        </w:rPr>
        <w:t xml:space="preserve">zla transofmracja i chuj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istnienie dla niego wielomianowego algorytmu o gwarantowanej jakości pociągałoby P!=NP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Przetarg między jakością rozwiązań i czasem wykonania w poprawnie skonstruowanym algorytmie dla problemu optymalizacji kombinatorycznej oznacza,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im krótszy czas działania tym lepszej jakości rozwiązania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dobrej jakości rozwiązanie są łatwe do uzyskania w krótkim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im dłuższy czas działania tym lepszej jakości rozwiązania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z upływem czasu jakość rozwiązania się ustala</w:t>
      </w:r>
      <w:r>
        <w:rPr>
          <w:color w:val="000000" w:themeColor="text1"/>
        </w:rPr>
        <w:t xml:space="preserve"> – nie wiem czemu nie?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 kolejnych iteracjach algorytmu Dinica kolejne sieci warstwowe mają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stałą liczbę warstw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niemalejącą liczbę warstw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rosnącą liczbę warstw – drozdo powiedzial ze z kazda kolejna iteracja wiecej warstw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</w:rPr>
      </w:pPr>
      <w:r>
        <w:rPr>
          <w:color w:val="000000" w:themeColor="text1"/>
        </w:rPr>
        <w:t xml:space="preserve">liczba warstw nie ma związku z numerem iteracji w algorytmie Dinica – liczba warst jest stala, liczba nieodkrytych warstw maleje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 w:after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w grafie istnieje cykl o ujemnej długości,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między niektórymi wierzchołkami da się a między innymi nie da się określić odległości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najkrótsze ścieżki w grafie przechodzą przez ten cykl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między wszystkim wierzchołkami da się określić odległość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highlight w:val="white"/>
        </w:rPr>
      </w:pPr>
      <w:r>
        <w:rPr>
          <w:highlight w:val="white"/>
        </w:rPr>
        <w:t xml:space="preserve">między żadnymi wierzchołkami nie da się określić odległości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Porównując algorytmy zachłanne i dokładne dla problemów optymalizacji kombinatorycznej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b/>
          <w:color w:val="ff0000"/>
        </w:rPr>
      </w:pPr>
      <w:r>
        <w:rPr>
          <w:b/>
          <w:color w:val="ff0000"/>
        </w:rPr>
        <w:t xml:space="preserve">tylko algorytmy dokładne dają gwarancję optymalności rozwiązań</w:t>
      </w:r>
      <w:r>
        <w:rPr>
          <w:b/>
          <w:color w:val="ff0000"/>
        </w:rPr>
      </w:r>
      <w:r>
        <w:rPr>
          <w:b/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tylko algorytmy zachłanne dają gwarancję optymalności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ani algorytmy dokładne ani zachłanne nie dają gwarancji optymalności rozwiązań.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algorytmy dokładne i zachłanne dają gwarancję optymalności rozwiązań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144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Wykładnicze są algorytmy dokładne i zachłanne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Wielomianowe są algorytmy dokładne, zachłanne są wykładnicze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Wykładnicze są algorytmy dokładne, zachłanne są wielomianowe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Algorytmy dokładne i zachłanne są wielomianowe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Wyobraźmy sobie, że 1) dla problemu wierzchołkowego kolorowania grafu podano wielomianowy algorytm A dla każdej instancji I spełniający warunek A(</w:t>
      </w:r>
      <w:r>
        <w:rPr>
          <w:highlight w:val="white"/>
        </w:rPr>
        <w:t xml:space="preserve">I)/OPT(I)&lt;4/3, 2) dla problemu krawędziowego kolorowania grafu podano wielomianowy algorytm B spełniający warunek: |B(I)-OPT(I)|≤k. Gdzie 0&lt;k&lt;2 jest stałą, A(I), B(I) oznaczają jakość rozwiązań aproksymacyjnych, OPT(I) wartość optymalna. Z tego wynika,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wynika, że P=NP, z 2) wynika że P!=NP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wynika, że P!=NP,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z 1) wynika, że P=NP, z 2) nic nie wynika</w:t>
      </w:r>
      <w:r>
        <w:rPr>
          <w:color w:val="ff0000"/>
        </w:rPr>
        <w:t xml:space="preserve"> - 2 JEST BEZ SENSU BO JEDYNIE JEDEN KOLOR ROZNICY DO ROZWIAZANIA NIE JEST UNIWERSALNY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z 1) nic nie wynika, z 2) wynika, że P=NP.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/>
        <w:ind w:left="927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 świetle obecnego stanu wiedzy pewne problemy optymalizacji kombinatorycznej 1) nie dają się rozwiązać do optymalności algorytmami zachłannymi, 2) inne dają się rozwiązać do optymalności algorytmami zachłannymi. Jest tak gdyż: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problemy 1) są matroidami, problemy 2) są z klasy 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problemy 1) są z klasy P, problemy 2) są matroidami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problemy 1) są NP-trudne, problemy 2) są matroidami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problemy 1) są NP-zupełne, problemy 2) są z klasy 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sieci, ścieżka powiększająca przepływ zawiera 1) łuki zwrócone od s do t i 2) zwrócone od t do s,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1) mają przepływ równy pojemności, łuki 2) mają przepływ dodatni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1) mają przepływ dodatni, łuki 2) mają przepływ zerowy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łuki 1) mają przepływ mniejszy od pojemności, łuki 2) mają przepływ dodatni 1) przeplyw mniejszy od pojemnosci w 2) z t do s to jest wiekszy do zerra (definicje użyteczności)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łuki 1) mają przepływ dodatni, łuki 2) mają przepływ mniejszy od pojemności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sieci, ścieżka powiększająca przepływ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może zawierać łuki zwrócone od t do s gdy przepływ na nich jest nieujemny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może zawierać łuki zwrócone od t do s gdy przepływ na nich jest dodatni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może zawierać tylko łuki zwrócone od s do 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może zawierać łuki zwrócone od t do s gdy przepływ na nich jest zerowy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wyznaczania maksymalnego skojarzenia w grafie, chodzi o to, aby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wybrać krawędzie, które do siebie nie przylegają w żadnych wierzchołkach – skojarzenia to znaczy ze krawedzie nie maja wspolnych wierzcholkow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wybrać określone wierzchołki z grafu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rPr>
          <w:highlight w:val="white"/>
        </w:rPr>
        <w:t xml:space="preserve">wybrać kraw</w:t>
      </w:r>
      <w:ins w:id="0" w:author="Anonymous" w:date="2021-02-03T22:07:00Z">
        <w:r>
          <w:rPr>
            <w:highlight w:val="white"/>
          </w:rPr>
          <w:tab/>
        </w:r>
      </w:ins>
      <w:r>
        <w:rPr>
          <w:highlight w:val="white"/>
        </w:rPr>
        <w:t xml:space="preserve">ędzie, które tworzą ścieżkę naprzemienną</w:t>
      </w:r>
      <w:r>
        <w:t xml:space="preserve"> – to by bylo prawdziwe dla grafu dwudzielnego</w:t>
      </w:r>
      <w:r/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wybrać krawędzie, które do siebie przylegają we wskazanych wierzchołkach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dla jakiegoś problemu optymalizacji kombinatorycznej zostanie podany algorytm aproksymacyjny o pewnym oszacowaniu X, to dla lepszego oszacowania możliwości tego algorytmu podaje się jeszcze instancję, dla której rozwiązanie tym algorytmem ma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wartość jak najbliższą OPT</w:t>
      </w:r>
      <w:r>
        <w:rPr>
          <w:color w:val="ff0000"/>
        </w:rPr>
        <w:br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82265" cy="1316990"/>
                <wp:effectExtent l="0" t="0" r="0" b="0"/>
                <wp:docPr id="3" name="_x0000_i10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2882265" cy="1316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226.95pt;height:103.70pt;mso-wrap-distance-left:0.00pt;mso-wrap-distance-top:0.00pt;mso-wrap-distance-right:0.00pt;mso-wrap-distance-bottom:0.00pt;z-index:1;" stroked="f">
                <v:imagedata r:id="rId13" o:title=""/>
                <o:lock v:ext="edit" rotation="t"/>
              </v:shape>
            </w:pict>
          </mc:Fallback>
        </mc:AlternateContent>
      </w:r>
      <w:r>
        <w:rPr>
          <w:color w:val="ff0000"/>
        </w:rPr>
        <w:t xml:space="preserve">dla minimalizacji  dla maksymalizacji OPT(I)/A(I)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wartość jak najbliższą X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8064a2" w:themeColor="accent4"/>
          <w:highlight w:val="white"/>
        </w:rPr>
      </w:pPr>
      <w:r>
        <w:rPr>
          <w:color w:val="8064a2" w:themeColor="accent4"/>
          <w:highlight w:val="white"/>
        </w:rPr>
        <w:t xml:space="preserve">wartość jak najbliższą X*OPT </w:t>
      </w:r>
      <w:r>
        <w:rPr>
          <w:color w:val="8064a2" w:themeColor="accent4"/>
          <w:highlight w:val="white"/>
        </w:rPr>
      </w:r>
      <w:r>
        <w:rPr>
          <w:color w:val="8064a2" w:themeColor="accent4"/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wartość jak najdalszą od X*OPT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NP-łatwy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problemem optymalizacyjnym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najwyżej tak trudny jak problemy NP-zupełne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najmniej tak trudny jak problemy NP-zupełne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jest problemem decyzyjnym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 w:after="240" w:before="240"/>
        <w:ind w:left="283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najmniej tak trudny jak klasa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najwyżej tak trudny jak klasa NP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Odległość między wierzchołkami w grafie może być nieokreślona,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Graf nie jest spójny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Graf ma ścieżkę o ujemnej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Graf ma klikę o ujemnej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Graf ma cykl o ujemnej długości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Odległość między wierzchołkami w grafie jest określona,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graf nie ma cyklu o nieujemnej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graf nie ma cyklu o ujemnej długości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graf nie ma ścieżki o ujemnej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graf jest spójny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pewien problem optymalizacji kombinatorycznej jest silnie NP-zupełny w wersji decyzyjnej,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Istnienie w pełni wielomianowego schematu obliczeń pociąga P!=NP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Istnienie w pełni wielomianowego schematu obliczeń (FPTAS) pociąga P=NP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 w:hanging="360" w:left="850"/>
        <w:rPr/>
      </w:pPr>
      <w:r>
        <w:rPr>
          <w:color w:val="ff0000"/>
        </w:rPr>
        <w:t xml:space="preserve">fully polynomial time approximation scheme</w:t>
      </w:r>
      <w:r/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P=NP pociąga istnienie w pełni wielomianowego schematu obliczeń (FPTAS)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P!=NP pociąga istnienie w pełni wielomianowego schematu obliczeń (FPTAS)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after="240" w:before="240"/>
        <w:ind/>
        <w:rPr/>
      </w:pPr>
      <w:r>
        <w:t xml:space="preserve">Ścieżka powiększa skojarzenie na zasadzie różnicy symetrycznej krawędzi i bieżącego skojarzenia jeżeli</w:t>
      </w:r>
      <w:r/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naprzemienna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jest nieparzystej długości i naprzemienna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nieparzystej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jest parzystej długości i naprzemienna</w:t>
      </w: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Najkrótsze ścieżki w grafie są proste ponieważ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Wszystkie cykle są nieujemnej długości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Wszystkie ścieżki są nieujemnej długości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Między wszystkimi parami wierzchołków odległości są nieujemne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8064a2" w:themeColor="accent4"/>
          <w:highlight w:val="white"/>
        </w:rPr>
      </w:pPr>
      <w:r>
        <w:rPr>
          <w:color w:val="8064a2" w:themeColor="accent4"/>
          <w:highlight w:val="white"/>
        </w:rPr>
        <w:t xml:space="preserve">Między wszystkimi parami wierzchołków odległości są dodatnie</w:t>
      </w:r>
      <w:r>
        <w:rPr>
          <w:color w:val="8064a2" w:themeColor="accent4"/>
          <w:highlight w:val="white"/>
        </w:rPr>
      </w:r>
      <w:r>
        <w:rPr>
          <w:color w:val="8064a2" w:themeColor="accent4"/>
          <w:highlight w:val="white"/>
        </w:rPr>
      </w:r>
    </w:p>
    <w:p>
      <w:pPr>
        <w:pBdr/>
        <w:spacing w:after="240" w:before="240"/>
        <w:ind w:left="144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color w:val="8064a2" w:themeColor="accent4"/>
          <w:highlight w:val="white"/>
        </w:rPr>
      </w:pPr>
      <w:r>
        <w:rPr>
          <w:color w:val="8064a2" w:themeColor="accent4"/>
          <w:highlight w:val="white"/>
        </w:rPr>
        <w:t xml:space="preserve">Wszystkie cykle są dodatniej długości</w:t>
      </w:r>
      <w:r>
        <w:rPr>
          <w:color w:val="8064a2" w:themeColor="accent4"/>
          <w:highlight w:val="white"/>
        </w:rPr>
      </w:r>
      <w:r>
        <w:rPr>
          <w:color w:val="8064a2" w:themeColor="accent4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 grafie są tylko ścieżki dodatniej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Wszystkie cykle są nieujemnej długości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 grafie są tylko ścieżki nieujemnej długości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Skojarzenie w grafie jest maksymalne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istnieją w nim żadne ścieżki zaczynające i kończące się w wierzchołku wolnym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nie istnieją w nim ścieżki naprzemienne zaczynające i kończące się w wierzchołku wolnym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istnieją w nim ścieżki naprzemienne o nieparzystej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nie istnieją w nim ścieżki nieparzystej długości zaczynające i kończące się w wierzchołku wolnym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144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istnieją w nim ścieżki o nieparzystej długości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żaden z pozostałych warunków nie jest wystarczający aby skojarzenie było maksymalne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istnieją w nim ścieżki naprzemienne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istnieją ścieżki zaczynające i kończące się w wierzchołku wolnym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 Jeżeli P jest różne od NP (P!=NP) to problem NP-trudny 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daje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nie daje się rozwiązać w wielomianowym czasie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t xml:space="preserve">to nie jest rozstrzygające</w:t>
      </w:r>
      <w:r/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krawędziowym kolorowaniu grafu jeden kolor to zbiór krawędzi, który tworzy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Klikę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Drzewo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rPr>
          <w:color w:val="ff0000"/>
        </w:rPr>
        <w:t xml:space="preserve">Skojarzenie</w:t>
      </w:r>
      <w:r/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Cykl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Trudny problem optymalizacji kombinatorycznej jest aproksymowalny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</w:rPr>
        <w:t xml:space="preserve">Istnieje dla niego wielomianowy algorytm o gwarantowanej jakości rozwiązań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highlight w:val="green"/>
        </w:rPr>
      </w:pPr>
      <w:r>
        <w:rPr>
          <w:highlight w:val="white"/>
        </w:rPr>
        <w:t xml:space="preserve">Ten problem transformuje się wielomianową transformacją Turinga do innego aproksymowalnego problemu optymalizacji kombinatorycznej</w:t>
      </w:r>
      <w:r>
        <w:rPr>
          <w:highlight w:val="green"/>
        </w:rPr>
      </w:r>
      <w:r>
        <w:rPr>
          <w:highlight w:val="green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 jest równe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t xml:space="preserve">Istnieje dla niego jakikolwiek algorytm o gwarantowanej jakości rozwiązań</w:t>
      </w:r>
      <w:r/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Rozwiązaniem problemu wyboru algorytmu dla optymalizacji kombinatorycznej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minimalny czas wykonania algorytmu dla zadanej instancji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najlepsza instancja dla każdego algorytmu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instancja na której dany algorytm wykona się w minimalnym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najlepszy algorytm dla każdej instancji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Wyobraźmy sobie, że 1) dla problemu wierzchołkowego kolo</w:t>
      </w:r>
      <w:r>
        <w:rPr>
          <w:highlight w:val="white"/>
        </w:rPr>
        <w:t xml:space="preserve">rowania grafu podano w pełni wielomianowy schemat obliczeń, 2) dla problemu krawędziowego kolorowania grafu podano wielomianowy algorytm B spełniający warunek: |B(I)-OPT(I)|&lt;=k. Gdzie 0&lt;k&lt;2 jest stałą, B(I) oznacza jakość rozwiązań aproksymacyjnych, OPT(I)</w:t>
      </w:r>
      <w:r>
        <w:rPr>
          <w:color w:val="00b050"/>
          <w:highlight w:val="none"/>
        </w:rPr>
        <w:t xml:space="preserve"> k =1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nic nie wynika,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wynika, że P=NP 2) wynika że P!=NP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Z 1) wynika, że P=NP, z 2) nic nie wynika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Z 1) wynika, że P!=NP,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sortowania liczb należy do klasy problemów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decyzyjnych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000000" w:themeColor="text1"/>
        </w:rPr>
      </w:pPr>
      <w:r>
        <w:rPr>
          <w:color w:val="000000" w:themeColor="text1"/>
        </w:rPr>
        <w:t xml:space="preserve">do klasy P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do klasy NP-trudnych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Przeszukiwania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Hill climber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highlight w:val="white"/>
        </w:rPr>
      </w:pPr>
      <w:r>
        <w:t xml:space="preserve">Zaawansowana wersja tabu search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Algorytm zachłanny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Uproszczona wersja tabu search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Algorytm populacyjny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Protoplasta symulowanego wyżarzania (simulated annealing)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Wersja pochodna od symulowanego wyżarzania (simulated annealing)</w:t>
      </w: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należy tylko określić maksymalną wartość przepływu przy źródle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należy określić przepływ na każdym łuku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trzeba najpierw wyznaczyć wąskie gardło (bottle neck)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należy tylko określić maksymalną wartość przepływu przy ujściu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przepływy łukowe mogą być nieograniczone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przepływy łukowe są ograniczone i nieujemne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highlight w:val="white"/>
        </w:rPr>
      </w:pPr>
      <w:r>
        <w:t xml:space="preserve">przepływy łukowe mogą być ujemne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przepływy łukowe są nieograniczone i nieujemne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Z dwoma wyjątkami suma przepływów wchodzących do wierzchołka zawsze równa się sumie przepływów wychodzących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Suma przepływów wchodzących do wierzchołka zawsze równa się sumie przepływów wychodzących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Suma przepływów wchodzących do wierzchołka jest niezależna od sumy przepływów wychodzących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Suma przepływów wchodzących do wierzchołka jest różna od sumy przepływów wychodzących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Wyobraźmy sobie, że dla probl</w:t>
      </w:r>
      <w:r>
        <w:rPr>
          <w:highlight w:val="white"/>
        </w:rPr>
        <w:t xml:space="preserve">emu komiwojażera (TSP) mogą istnieć wielomianowe algorytmy aproksymacyjne A,B spełniające dla każdej instancji I warunki 1) algorytm A: |A(I)-OPT(I)|&lt;=k, gdzie k&gt;0 jest stałą, 2) algorytm B: B(I)/OPT(I) &lt;= k gdzie k&gt; 1 jest stałą? Wynika z tego wynika,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1) nic nie wynika,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1) wynika, że P=NP, z 2) wynika że P!=NP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1) wynika, że P=NP, z 2) nic nie wynika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1) wynika, że PL=NP,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Ścieżka powiększająca skojarzenie powiększa skojarzenie bo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bo kończy się w wierzchołku wolnym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zaczyna się w wierzchołku wolnym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ma nieparzystą liczbę krawędzi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bo zaczyna i kończy się w wierzchołku wolnym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Problem NP-trudny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najmniej tak trudny jak problemy z klasy 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najwyżej tak trudny jak problemy 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tak samo trudny jak cała klasa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trudność problemów w klasie NP nie jest rozstrzygająca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z klasy NP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najwyżej tak trudny jak problemy NP-zupełne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najmniej tak trudny jak problemy NP-zupełne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co najwyżej tak trudny jak klasa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najmniej tak trudny jak klasa 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tak samo trudny jak cała klasa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najwyżej tak trudny jak problemy 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najmniej tak trudny jak problemy z klasy 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trudność problemów w klasie NP nie jest rozstrzygająca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144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co najmniej tak trudny jak klasa 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najwyżej tak trudny jak klasa NP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firstLine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firstLine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 przepływ netto przez pewien przekrój ze strony źródła na stronę ujścia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before="240"/>
        <w:ind w:left="36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zawsze równa sumarycznej pojemności wszystkich łuków przecinanych przez ten przekrój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zależy od każdego przekroju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zależy od każdego przekroju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jest mniejsza lub równa sumarycznej pojemności wszystkich łuków przecinanych przez ten przekrój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NP-równoważny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Tak samo trudny jak cała klasa 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najwyżej tak trudny jak problemy 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Trudność problemów w klasie NP nie jest rozstrzygająca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Co najmniej tak trudny jak problemy z klasy NP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Tak trudny jak klasa 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tak trudny jak klasa 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Tak trudny jak problemy NP-zupełne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najmniej trudny jak problemy NP-trudne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Metaheurystyka to metoda która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ulepsza znalezionych rozwiązań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jest zdefiniowana na meta-poziomie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jedno-przebiegowa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ulepsza znalezione rozwiązania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Algorytm zachłanny daje optymalne rozwiązanie problemu optymalizacji kombinatorycznej pod warunkiem, że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Gdy nie jest NP-zupełny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można znaleźć ciąg pośrednich rozwiązań od rozwiązania pustego do dowolnego innego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Ciąg pośrednich rozwiązań od rozwiązania pustego do dowolnego innego nie musi istnieć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color w:val="000000" w:themeColor="text1"/>
          <w:highlight w:val="white"/>
        </w:rPr>
        <w:t xml:space="preserve">Ten problem jest z klasy P</w:t>
      </w: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>
          <w:bottom w:val="none" w:color="000000" w:sz="0" w:space="0"/>
        </w:pBdr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rozwiązanie </w:t>
      </w:r>
      <w:r>
        <w:rPr>
          <w:color w:val="000000" w:themeColor="text1"/>
          <w:highlight w:val="white"/>
        </w:rPr>
        <w:tab/>
        <w:t xml:space="preserve">startowe nie jest puste i jest wstępnie znane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>
          <w:bottom w:val="none" w:color="000000" w:sz="0" w:space="0"/>
        </w:pBdr>
        <w:spacing/>
        <w:ind w:hanging="360"/>
        <w:rPr>
          <w:highlight w:val="white"/>
        </w:rPr>
      </w:pPr>
      <w:r>
        <w:rPr>
          <w:highlight w:val="white"/>
        </w:rPr>
        <w:t xml:space="preserve">ten problem jest z klasy 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>
          <w:bottom w:val="none" w:color="000000" w:sz="0" w:space="0"/>
        </w:pBdr>
        <w:spacing/>
        <w:ind w:hanging="360"/>
        <w:rPr>
          <w:highlight w:val="white"/>
        </w:rPr>
      </w:pPr>
      <w:r>
        <w:rPr>
          <w:highlight w:val="white"/>
        </w:rPr>
        <w:t xml:space="preserve">gdy nie jest NP-zupełny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>
          <w:bottom w:val="none" w:color="000000" w:sz="0" w:space="0"/>
        </w:pBdr>
        <w:spacing/>
        <w:ind w:hanging="360"/>
        <w:rPr>
          <w:rFonts w:ascii="Lora" w:hAnsi="Lora" w:eastAsia="Lora" w:cs="Lora"/>
          <w:sz w:val="24"/>
          <w:szCs w:val="24"/>
          <w:highlight w:val="white"/>
        </w:rPr>
      </w:pPr>
      <w:r>
        <w:rPr>
          <w:color w:val="ff0000"/>
        </w:rPr>
        <w:t xml:space="preserve">rozwiązanie startowe jest puste</w:t>
      </w:r>
      <w:r>
        <w:rPr>
          <w:highlight w:val="white"/>
        </w:rPr>
        <w:br w:type="page" w:clear="all"/>
      </w:r>
      <w:r>
        <w:rPr>
          <w:rFonts w:ascii="Lora" w:hAnsi="Lora" w:eastAsia="Lora" w:cs="Lora"/>
          <w:sz w:val="24"/>
          <w:szCs w:val="24"/>
          <w:highlight w:val="white"/>
        </w:rPr>
      </w:r>
      <w:r>
        <w:rPr>
          <w:rFonts w:ascii="Lora" w:hAnsi="Lora" w:eastAsia="Lora" w:cs="Lora"/>
          <w:sz w:val="24"/>
          <w:szCs w:val="24"/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 problemie minimalnego drzewa rozpinającego w grafie o N wierzchołkach chodzi o to, żeby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wybrać n-1 najtańszych krawędzi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wybrać n-1 krawędzi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wybrać n-1 krawędzi bez cykli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wybrać n-1 najtańszych krawędzi bez cykli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highlight w:val="white"/>
        </w:rPr>
      </w:pPr>
      <w:r>
        <w:rPr>
          <w:highlight w:val="white"/>
        </w:rPr>
        <w:t xml:space="preserve">połączyć wybrane wierzchołki krawędziami tworzącymi drzewo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połączyć wszystkie wierzchołki N najtańszymi krawędziami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połączyć wszystkie wierzchołki N-1 najtańszymi krawędziami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połączyć wszystkie wierzchołki krawędziami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wybrać N krawędzi tworzących drzewo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wybrać N-1 krawędzi tworzących drzewo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8064a2" w:themeColor="accent4"/>
          <w:highlight w:val="white"/>
        </w:rPr>
      </w:pPr>
      <w:r>
        <w:rPr>
          <w:color w:val="8064a2" w:themeColor="accent4"/>
          <w:highlight w:val="white"/>
        </w:rPr>
        <w:t xml:space="preserve">wybrać krawędzie tworzące najtańsze drzewo</w:t>
      </w:r>
      <w:r>
        <w:rPr>
          <w:color w:val="8064a2" w:themeColor="accent4"/>
          <w:highlight w:val="white"/>
        </w:rPr>
      </w:r>
      <w:r>
        <w:rPr>
          <w:color w:val="8064a2" w:themeColor="accent4"/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wybrać krawędzie tworzące drzewo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To że jakiś problem optymalizacji kombinatorycznej daje się rozwiązać do optymalności algorytmem zachłannym pociąga za sobą, że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rozwiązanie puste nie musi być dopuszczalne i zawsze istnieje ciąg kroków od rozwiązania pustego do innego dopuszczalnego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rozwiązanie puste jest dopuszczalne i zawsze istnieje ciąg kroków od rozwiązania pustego do innego dopuszczalnego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rozwiązanie puste jest dopuszczalne i nie musi istnieć ciąg kroków od rozwiązania pustego do innego dopuszczalnego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rozwiązanie puste nie musi być dopuszczalne i nie musi istnieć ciąg kroków od rozwiązania pustego do innego dopuszczalnego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NP-zupełnym problemie podziału zbioru pyta się, czy zbiór liczb można podzielić na dwa podzbiory o równej sumie dobranych liczb. Z tego wynika, że w problemie pakowania liczb w minimalnej liczbie pudełek o stałej wysokości, nie istnieje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t xml:space="preserve">algorytm wielomianowy o asymptotycznym oszacowaniu lepszym niż 1.5</w:t>
      </w:r>
      <w:r/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t xml:space="preserve">algorytm wielomianowy o asymptotycznym oszacowaniu lepszym niż 2 </w:t>
      </w:r>
      <w:r/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FPTAS (w pełni wielomianowy schemat obliczeń) dla tego problemu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highlight w:val="white"/>
        </w:rPr>
      </w:pPr>
      <w:r>
        <w:rPr>
          <w:highlight w:val="white"/>
        </w:rPr>
        <w:t xml:space="preserve">żaden wielomianowy algorytm aproksymacyjny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O pewnym problemie optymalizacji kombinatorycznej wiadomo, że odpowiedź na pytanie czy istnieje rozwiązanie o wartości X&gt;0 jest problemem NP-zupełnym. Z tego wynika, że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mogą istnieć wielomianowe algorytmy aproksymacyjne o skończonym oszacowaniu jakości i mogą istnieć w pełni wielomianowe schematy obliczeń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mogą istnieć wielomianowe algorytmy aproksymacyjne o skończonym oszacowaniu jakości i mogą istnieć w pełni wielomianowe schematy obliczeń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nie mogą istnieć wielomianowe algorytmy aproksymacyjne o skończonym oszacowaniu jakości i nie mogą istnieć w pełni wielomianowe schematy obliczeń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mogą istnieć wielomianowe algorytmy aproksymacyjne o skończonym oszacowaniu jakości i nie mogą istnieć w pełni wielomianowe schematy obliczeń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Jeżeli P=NP to problem NP-trudny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to nie jest rozstrzygające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daje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daje się rozwiązać w wielomianowym czasie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To że jakiś problem optymalizacji kombinatorycznej jest matroidem pociąga za sobą,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rozwiązanie puste nie musi być dopuszczalne i zawsze istnieje ciąg kroków od rozwiązania pustego do innego dopuszczalnego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rozwiązanie puste jest dopuszczalne i zawsze istnieje ciąg kroków od rozwiązania pustego do innego dopuszczalnego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rozwiązanie puste nie musi być dopuszczalne i nie musi istnieć ciąg kroków od rozwiązania pustego do innego dopuszczalnego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rozwiązanie puste jest dopuszczalne i nie musi istnieć ciąg kroków od rozwiązania pustego do innego dopuszczalnego</w:t>
      </w:r>
      <w:r>
        <w:rPr>
          <w:highlight w:val="none"/>
        </w:rPr>
        <w:br/>
      </w:r>
      <w:r>
        <w:rPr>
          <w:color w:val="00b050"/>
          <w:highlight w:val="none"/>
        </w:rPr>
        <w:t xml:space="preserve">jest problem jest matroidem to da sie go rozwiazac w czasie wielomianowym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Między domknięciem przechodnim binarnej relacji endogennej, mnożeniem macierzy i wyznaczaniem odległości w grafie jest taki związek, że przez podmianę operatorów dodawania, maksimum, mnożenia, logicznych i/lub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algorytm wyznaczania odległości można zastąpić mnożeniem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algorytmu wyznaczania domknięcia przechodniego nie można zastąpić mnożeniem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t xml:space="preserve">algorytmu wyznaczania domknięcia przechodniego nie można zastąpić wyznaczaniem odległości</w:t>
      </w:r>
      <w:r/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algorytm wyznaczania domknięcia przechodniego można zastąpić mnożeniem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</w:t>
      </w:r>
      <w:r>
        <w:rPr>
          <w:highlight w:val="white"/>
        </w:rPr>
        <w:t xml:space="preserve">znaczania maksymalnego przepływu w sieci rozwiązanie jest optymalne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istnieje przekrój o pojemności większej niż wartość przepływu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istnieje przekrój o pojemności równej wartości przepływu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 wszystkich przekrojach pojemność przekroju jest mniejsza niż wartość przepływu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 wszystkich przekrojach pojemność przekroju jest większa niż wartość przepływu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jakiś algorytm aproksymacyjny dla jakiejś instancji konstruuje rozwiązanie o jakości 1.5*OPT, to bezwzględne oszacowanie jakości dla tego algorytmu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To niczego nie determinuje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Mniejsze lub równe 1.5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Równe 1.5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Większe lub równe 1.5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 w:firstLine="0" w:left="360"/>
        <w:rPr>
          <w:color w:val="ff0000"/>
          <w:highlight w:val="white"/>
        </w:rPr>
      </w:pPr>
      <w:r>
        <w:rPr>
          <w:color w:val="ff0000"/>
          <w:highlight w:val="none"/>
        </w:rPr>
      </w:r>
      <w:r>
        <w:rPr>
          <w:color w:val="ff0000"/>
          <w:highlight w:val="none"/>
        </w:rPr>
        <w:t xml:space="preserve">Bezwzględne oszacowanie odnosi się do najgorszego przypadku</w:t>
      </w:r>
      <w:r>
        <w:rPr>
          <w:color w:val="ff0000"/>
          <w:highlight w:val="non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after="240" w:before="240"/>
        <w:ind/>
        <w:rPr/>
      </w:pPr>
      <w:r>
        <w:rPr>
          <w:highlight w:val="white"/>
        </w:rPr>
        <w:br w:type="page" w:clear="all"/>
      </w:r>
      <w:r/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 problemie wyznaczania przepływu o zadanej wartości F i minimalnym koszcie, przepływ jest optymalny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7030a0"/>
          <w:highlight w:val="white"/>
        </w:rPr>
      </w:pPr>
      <w:r>
        <w:rPr>
          <w:color w:val="7030a0"/>
          <w:highlight w:val="white"/>
        </w:rPr>
        <w:t xml:space="preserve">nie istnieje cykl o ujemnym koszcie</w:t>
      </w:r>
      <w:r>
        <w:rPr>
          <w:color w:val="7030a0"/>
          <w:highlight w:val="white"/>
        </w:rPr>
      </w:r>
      <w:r>
        <w:rPr>
          <w:color w:val="7030a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istnieje cykl o ujemnym koszcie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cenie istnieje ścieżka od źródła do ujścia o ujemnym koszcie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istnieje przekrój o pojemności równej wartości przepływu F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before="240"/>
        <w:ind w:hanging="360"/>
        <w:rPr>
          <w:color w:val="7030a0"/>
          <w:highlight w:val="white"/>
        </w:rPr>
      </w:pPr>
      <w:r>
        <w:rPr>
          <w:color w:val="7030a0"/>
          <w:highlight w:val="white"/>
        </w:rPr>
        <w:t xml:space="preserve">Nie istnieje cykl o ujemnym koszcie i wartość przepływu wynosi F</w:t>
      </w:r>
      <w:r>
        <w:rPr>
          <w:color w:val="7030a0"/>
          <w:highlight w:val="white"/>
        </w:rPr>
      </w:r>
      <w:r>
        <w:rPr>
          <w:color w:val="7030a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Istnieje cykl o ujemnym koszcie i wartość przepływu wynosi F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ścieżki od źródła do ujścia mają dodatnie koszty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Osiągniemy wartość przepływu równą F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Dla problemu plecakowego podano wielo</w:t>
      </w:r>
      <w:r>
        <w:rPr>
          <w:highlight w:val="white"/>
        </w:rPr>
        <w:t xml:space="preserve">mianowy algorytmy aproksymacyjne A, B spełniające dla każdej instancji | warunki 1) algorytm A: |A(I)-OPT(I)|&lt;=k, 2) algorytm B: B()/OPT(I)&lt;=k, gdzie k&gt;1 jest stałą, A(I), B(l) jakość rozwiązań aproksymacyjnych, OPT(I) wartość optymalna. Z tego wynika,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wynika, że P!=NP,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7030a0"/>
          <w:highlight w:val="white"/>
        </w:rPr>
      </w:pPr>
      <w:r>
        <w:rPr>
          <w:color w:val="7030a0"/>
          <w:highlight w:val="white"/>
        </w:rPr>
        <w:t xml:space="preserve">z 1) nic nie wynika, z 2) wynika że P=NP</w:t>
      </w:r>
      <w:r>
        <w:rPr>
          <w:color w:val="7030a0"/>
          <w:highlight w:val="white"/>
        </w:rPr>
      </w:r>
      <w:r>
        <w:rPr>
          <w:color w:val="7030a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z 1) wynika, że P=NP, z 2) nic nie wynika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z 1) wynika, że P=NP, z 2) wynika że P!I=NP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Skojarzenie w grafie,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zbiór krawędzi które nie dają się pokolorować tym samym kolorem w problemie krawędziowego kolorowania grafu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zbiór krawędzi które dają się pokolorować tym samym kolorem w problemie krawędziowego kolorowania grafu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zbiór wierzchołków które dają się pokolorować tym samym kolorem w problemie wierzchołkowego kolorowania grafu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zbiór wierzchołków które nie dają się pokolorować tym samym kolorem w problemie wierzchołkowego kolorowania grafu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pewien problem optymalizacji jest silnie NP-zupełny w wersji decyzyjnej,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P=NP pociąga istnienie w pełni wielomianowego schemat obliczeń (FPTAS)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istnienie w pełni wielomianowego schematu obliczeń (FPTAS) pociąga P=NP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istnienie w pełni wielomianowego schematu obliczeń pociąga PI=NP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P!=NP pociąga istnienie w pełni wielomianowy schemat obliczeń (FPTAS)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 wartość przepływu liczona przy ujściu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jest mniejsza lub równa sumarycznej pojemności wszystkich łuków przecinanych przez każdy przekrój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inna w każdym przekroju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000000" w:themeColor="text1"/>
        </w:rPr>
      </w:pPr>
      <w:r>
        <w:rPr>
          <w:color w:val="000000" w:themeColor="text1"/>
        </w:rPr>
        <w:t xml:space="preserve">jest taka sama w każdym przekroju –maybe baby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zawsze równa sumarycznej pojemności wszystkich łuków przecinanych przez przekrój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</w:rPr>
      </w:pPr>
      <w:r>
        <w:rPr>
          <w:color w:val="ff0000"/>
        </w:rPr>
        <w:t xml:space="preserve">jest mniejsza lub równa sumarycznej pojemności</w:t>
      </w:r>
      <w:r>
        <w:rPr>
          <w:color w:val="ff0000"/>
        </w:rPr>
      </w:r>
      <w:r>
        <w:rPr>
          <w:color w:val="ff0000"/>
        </w:rPr>
      </w:r>
    </w:p>
    <w:p>
      <w:pPr>
        <w:pBdr/>
        <w:spacing/>
        <w:ind w:left="927"/>
        <w:rPr>
          <w:color w:val="ff0000"/>
        </w:rPr>
      </w:pPr>
      <w:r>
        <w:rPr>
          <w:color w:val="ff0000"/>
        </w:rPr>
        <w:t xml:space="preserve">wszystkich łuków przecinanych przez dowolny przekrój O 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/>
      </w:pPr>
      <w:r>
        <w:t xml:space="preserve">jest mniejsza lub równa najmniejszej sumarycznej</w:t>
      </w:r>
      <w:r/>
    </w:p>
    <w:p>
      <w:pPr>
        <w:pBdr/>
        <w:spacing/>
        <w:ind w:left="927"/>
        <w:rPr/>
      </w:pPr>
      <w:r>
        <w:t xml:space="preserve">pojemności łuków przecinających dowolny przekrój ze strony źródła na stronę ujścia</w:t>
      </w:r>
      <w:r/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t xml:space="preserve">jest mniejsza niż pojemność wszystkich łuków przecinanych przez każdy przekrój</w:t>
      </w: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Jeśli problem jest NP-łatwy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tak samo trudny jak cała klasa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to daje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To jest nie trudniejszy niż klasa NP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to nie jest NP-trudny</w:t>
      </w: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Granice łatwości i trudności obliczeniowej problemu optymalizacji kombinatorycznej, można określić przez</w:t>
      </w:r>
      <w:r>
        <w:rPr>
          <w:color w:val="7030a0"/>
          <w:highlight w:val="none"/>
        </w:rPr>
        <w:t xml:space="preserve">(relaksacja)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zmianę założeń tego problemu i poszukiwanie przypadków łatwych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rozwiązania ciągłego problemu plecakowego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rozwiązywanie problemów podzielnego szeregowania zadań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color w:val="ff0000"/>
        </w:rPr>
        <w:t xml:space="preserve">zmianę założeń tego problemu i poszukiwanie przypadków łatwych i trudnych</w:t>
      </w: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W NP-zupełnym probl</w:t>
      </w:r>
      <w:r>
        <w:rPr>
          <w:highlight w:val="white"/>
        </w:rPr>
        <w:t xml:space="preserve">emie podziału zbioru pyta się, czy zbiór liczb można podzielić na dwa podzbiory o równej sumie dobranych liczb. Z tego wynika, że w problemie pakowania liczb w minimalnej liczbie pudełek o stałej wysokości, nie istnieje wielomianowy algorytm </w:t>
      </w:r>
      <w:r>
        <w:rPr>
          <w:color w:val="000000" w:themeColor="text1"/>
          <w:highlight w:val="white"/>
        </w:rPr>
        <w:t xml:space="preserve">aproksymacyjny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7030a0"/>
          <w:highlight w:val="white"/>
          <w:shd w:val="clear" w:color="auto" w:fill="ffd966"/>
        </w:rPr>
      </w:pPr>
      <w:r>
        <w:rPr>
          <w:color w:val="7030a0"/>
          <w:highlight w:val="white"/>
          <w:shd w:val="clear" w:color="auto" w:fill="ffd966"/>
        </w:rPr>
        <w:t xml:space="preserve">o bezwzględnym oszacowaniu jakości równym 1.5</w:t>
      </w:r>
      <w:r>
        <w:rPr>
          <w:color w:val="7030a0"/>
          <w:highlight w:val="white"/>
          <w:shd w:val="clear" w:color="auto" w:fill="ffd966"/>
        </w:rPr>
      </w:r>
      <w:r>
        <w:rPr>
          <w:color w:val="7030a0"/>
          <w:highlight w:val="white"/>
          <w:shd w:val="clear" w:color="auto" w:fill="ffd966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o bezwzględnym oszacowaniu jakości równym 1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o bezwzględnym oszacowaniu jakości równym 2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o skończonym bezwzględnym oszacowaniu jakości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pBdr/>
        <w:spacing/>
        <w:ind w:left="927"/>
        <w:rPr>
          <w:highlight w:val="white"/>
        </w:rPr>
      </w:pP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 Problem domknięcia przechodniego binarnej relacji endogennej w ujęciu grafowym polega na tym żeby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dodać wszystkie łuki wynikające z symetrii relacji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dodać wszystkie łuki wynikające z symetrii i przechodniości relacji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dodać wszystkie możliwe łuki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</w:rPr>
        <w:t xml:space="preserve">dodać wszystkie łuki wynikające z przechodniości relacji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/>
        <w:ind w:left="927"/>
        <w:rPr>
          <w:highlight w:val="white"/>
        </w:rPr>
      </w:pP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Porównując algorytmy dokładne i przybliżone dla problemów optymalizacji kombinatorycznej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algorytmy przybliżone mają wykładniczą złożoność, a dokładne nie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algorytmy dokładne dają gwarancje optymalności, a przybliżone nie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algorytmy dokładne mają wykładniczą złożoność, a przybliżone nie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algorytmy przybliżone dają gwarancje optymalności, a dokładne nie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 w:left="927"/>
        <w:rPr>
          <w:highlight w:val="white"/>
        </w:rPr>
      </w:pP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Załóżmy, że w sieć warstwowa zbudowana przez algorytm Dinica do wyznaczania maksymalnego przepływu w sieci ma np. warstwy 1, 2, 3, wówczas: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łączą warstwę 1 i 2 oraz 2 i 3 i mogą wystąpić łuki z warstwy 3 do 1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łączą warstwę 1 i 2 oraz 2 i 3 i mogą wystąpić łuki wewnątrz każdej z warstw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łączą warstwę 1 i 2 oraz 2 i 3 i mogą wystąpić łuki z warstwy 3 do 1 i wewnątrz każdej z warstw.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</w:rPr>
        <w:t xml:space="preserve">łuki łączą tylko warstwę 1 i 2 oraz 2 i 3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/>
        <w:ind w:left="927"/>
        <w:rPr>
          <w:highlight w:val="white"/>
        </w:rPr>
      </w:pP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Problem kolorowania grafu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jest łatwy dla 2 kolorów i trudny dla 3 kolorów i dlatego nie istnieje algorytm aproksymacyjny o oszacowaniu lepszym niż 4/3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łatwy dla 3 kolorów i trudny dla 4 kolorów i dlatego nie istnieje algorytm aproksymacyjny o oszacowaniu lepszym niż 3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łatwy dla 2 kolorów i trudny dla 3 kolorów i dlatego nie istnieje algorytm aproksymacyjny o oszacowaniu lepszym niż 3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trudny obliczeniowo już od 2 kolorów i dlatego nie istnieje algorytm aproksymacyjny o oszacowaniu lepszym niż 1.5</w:t>
      </w: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łatwy dla 2 kolorów i trudny dla 3 kolorów i dlatego nie istnieje algorytm aproksymacyjny o oszacowaniu lepszym niż 3/2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jest łatwy dla 2 kolorów i trudny dla 3 kolorów i dlatego nie istnieje algorytm aproksymacyjny o oszacowaniu lepszym niż 4/3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łatwy dla 3 kolorów i trudny dla 2 kolorów i dlatego nie istnieje algorytm aproksymacyjny o oszacowaniu lepszym niż 3/2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łatwy dla 2 kolorów i trudny dla 3 kolorów i dlatego nie istnieje algorytm aproksymacyjny o oszacowaniu lepszym niż 3</w:t>
      </w:r>
      <w:r>
        <w:rPr>
          <w:highlight w:val="white"/>
        </w:rPr>
        <w:br/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 w:left="927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 Podanie bezwzględnego oszacowanie jakości algorytmu aproksymacyjnego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ogranicza od góry względną odległość rozwiązania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ogranicza od dołu względną odległość rozwiązania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ogranicza od góry bezwzględną odległość rozwiązania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rPr>
          <w:color w:val="ff0000"/>
        </w:rPr>
        <w:t xml:space="preserve">ogranicza od dołu bezwzględną odległość rozwiązania od optimum</w:t>
      </w:r>
      <w:r>
        <w:br/>
      </w:r>
      <w:r/>
    </w:p>
    <w:p>
      <w:pPr>
        <w:pBdr/>
        <w:spacing w:after="240" w:before="240"/>
        <w:ind w:left="927"/>
        <w:rPr/>
      </w:pPr>
      <w:r/>
      <w:r/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Jeżeli pewien problem jest silnie NP-zupełny i jego optymalizacyjny odpowiednik ma w pełni wielomianowy schemat obliczeń (FPTAS),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P!=NP bo FPTAS jest wówczas algorytmem wielomianowym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P!=NP bo FPTAS jest wówczas algorytmem pseudowielomianowym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P=NP bo FPTAS jest wówczas algorytmem wielomianowym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P=NP bo FPTAS jest wówczas algorytmem pseudowielomianowym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niepodzielnego szeregowania zadań na procesorach równoległych ma wielomianowe algorytmy aproksymacyjne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Nie ma o skończonej bezwzględnej odległości od optimum i ma o skończonej względnej odległości od optimum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Ma o skończonej bezwzględnej odległości od optimum i nie ma o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ma o skończonej bezwzględnej odległości od optimum i nie ma o skończonej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Ma o skończonej bezwzględnej odległości od optimum i ma o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komiwojażera ma wielomianowe algorytmy aproksymacyjne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before="240"/>
        <w:ind w:left="36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5"/>
        </w:numPr>
        <w:pBdr/>
        <w:spacing/>
        <w:ind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Nie ma o skończonej bezwzględnej odległości od optimum i ma o skończonej względnej odległości od optimum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0"/>
          <w:numId w:val="15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Ma o skończonej bezwzględnej odległości od optimum i nie ma o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5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Nie ma o skończonej bezwzględnej odległości od optimum i nie ma o skończonej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5"/>
        </w:numPr>
        <w:pBdr/>
        <w:spacing w:after="240"/>
        <w:ind/>
        <w:rPr>
          <w:highlight w:val="white"/>
        </w:rPr>
      </w:pPr>
      <w:r>
        <w:rPr>
          <w:highlight w:val="white"/>
        </w:rPr>
        <w:t xml:space="preserve">Ma o skończonej bezwzględnej odległości od optimum i ma o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P=NP to problem NP-łatwy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Daje się rozwiązać w wielomianowym czasie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daje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To nie jest rozstrzygające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P jest różne od NP (P!=NP) to problem NP-łatwy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Daje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To nie jest rozstrzygające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Nie daje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 z dolnymi i górnymi ograniczeniami na przepływ (po powrocie od sieci rozszerzonej do sieci pierwotnej), ścieżka powiększająca przepływ zawiera 1) łuki zwrócone od s do t i 2) wrócone od t do s, gdy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1) mają przepływ większy od dolnego ograniczenia, łuki 2) mają przepływ mniejszy od pojemności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Łuki 1) mają przepływ większy od dolnego ograniczenia, łuki 2) mają przepływ zerowy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Łuki 1) mają przepływ równy pojemności, łuki 2) mają przepływ dodatni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Łuki 1) mają przepływ mniejszy od pojemności, łuki 2) mają przepływ większy od dolnego ograniczenia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NP-trudny jest: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klasy 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Co najwyżej tak trudny jak problemy NP-zupełne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Rozwiązywalny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Co najmniej tak trudny jak problemy NP-zupełne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P jest różne od NP (P!=NP)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Żadne problemy NP-trudne nie dadzą się rozwiązać w wielomianowym czasie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Wszystkie problemy NP-równoważne dadzą się rozwiązać w wielomianowym czasie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problemy NP-trudne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Wszystkie problemy NP-łatwe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wyznaczania maksymalnego przepływu w sieci wartość przepływu liczona przy ujściu: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Jest mniejsza lub równa sumarycznej pojemności wszystkich łuków przecinanych przez każdy przekrój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inna w każdym przekroju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/>
      </w:pPr>
      <w:r>
        <w:t xml:space="preserve">Jest taka sama w każdym przekroju</w:t>
      </w:r>
      <w:r/>
    </w:p>
    <w:p>
      <w:pPr>
        <w:numPr>
          <w:ilvl w:val="1"/>
          <w:numId w:val="3"/>
        </w:numPr>
        <w:pBdr/>
        <w:spacing w:after="240"/>
        <w:ind w:hanging="360"/>
        <w:rPr>
          <w:rFonts w:ascii="Arial" w:hAnsi="Arial" w:eastAsia="Arial" w:cs="Arial"/>
          <w:b/>
          <w:bCs/>
          <w:color w:val="4a86e8"/>
          <w:sz w:val="22"/>
          <w:szCs w:val="22"/>
          <w:u w:val="none"/>
        </w:rPr>
      </w:pPr>
      <w:r>
        <w:rPr>
          <w:highlight w:val="white"/>
        </w:rPr>
        <w:t xml:space="preserve">Jest zawsze równa sumarycznej pojemności wszystkich łuków przecinanych przez przekrój</w:t>
      </w:r>
      <w:r>
        <w:rPr>
          <w:rFonts w:ascii="Arial" w:hAnsi="Arial" w:eastAsia="Arial" w:cs="Arial"/>
          <w:b/>
          <w:bCs/>
          <w:color w:val="4a86e8"/>
          <w:sz w:val="22"/>
          <w:szCs w:val="22"/>
          <w:u w:val="none"/>
        </w:rPr>
      </w:r>
      <w:r>
        <w:rPr>
          <w:rFonts w:ascii="Arial" w:hAnsi="Arial" w:eastAsia="Arial" w:cs="Arial"/>
          <w:b/>
          <w:bCs/>
          <w:color w:val="4a86e8"/>
          <w:sz w:val="22"/>
          <w:szCs w:val="22"/>
          <w:u w:val="non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rFonts w:ascii="Arial" w:hAnsi="Arial" w:eastAsia="Arial" w:cs="Arial"/>
          <w:b/>
          <w:color w:val="4a86e8"/>
          <w:sz w:val="22"/>
          <w:u w:val="none"/>
        </w:rPr>
        <w:t xml:space="preserve">Jest mniejsza lub równa najmniejszej sumarycznej pojemności łuków przecinających dowolny przekrój ze strony źródła na stronę ujścia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P jest różne od NP (P!=NP) to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Żadne problemy NP-trudne nie dadzą się rozwiązać w wielomianowym czasie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problemy NP-równoważne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Wszystkie problemy NP-trudne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Wszystkie problemy NP-łatwe dadzą się rozwiązać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 problemie wyboru algorytmu przestrzeń cech (feature space)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Jest stała między problemami optymalizacji kombinatorycznej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  <w:highlight w:val="white"/>
        </w:rPr>
      </w:pPr>
      <w:r>
        <w:rPr>
          <w:color w:val="ff0000"/>
        </w:rPr>
        <w:t xml:space="preserve">Ułatwia klasyfikację instancji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Ułatwia klasyfikację algorytmów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Niezbędna do rozwijania tego problemu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równoważenia drzewa binarnego należy do klasy problemów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Przeszukiwania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Do klasy NP-zupełnych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Decyzyjnych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Do klasy NP-łatwych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Czy dla problemu plecakowego mogą istnieć wielomianowe algorytmy aproksymacyjne A,B spełniające dla każdej instancji I warunki 1) algorytm A: |A(I)-OPT(I)&lt;=k, gdzie k&gt;0 jest stałą, 2) algorytm B: OPT(I)/B(I) &lt;= k?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1 - tak, 2 - tak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1 - tak, 2 - nie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1 - nie, 2 - tak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color w:val="7030a0"/>
          <w:highlight w:val="white"/>
        </w:rPr>
      </w:pPr>
      <w:r>
        <w:rPr>
          <w:color w:val="7030a0"/>
          <w:highlight w:val="white"/>
        </w:rPr>
        <w:t xml:space="preserve">1 - nie, 2 - nie</w:t>
      </w:r>
      <w:r>
        <w:rPr>
          <w:color w:val="7030a0"/>
          <w:highlight w:val="white"/>
        </w:rPr>
      </w:r>
      <w:r>
        <w:rPr>
          <w:color w:val="7030a0"/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Jeżeli takie oszacowania istnieją, to bezwzględne oszacowanie jakości algorytmu aproksymacyjnego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Większe lub równe asymptotycznemu oszacowaniu jakości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Mniejsze od asymptotycznego oszacowania jakości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Mniejsze lub równe asymptotycznemu oszacowaniu jakości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Większe od asymptotycznego oszcowanie jakości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Problem plecakowy ma wielomianowe algorytmy aproksymacyjne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Ma o skończonej bezwzględnej odległości od optimum i nie ma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O skończonej bezwzględnej odległości od optimum i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Nie ma o skończonej bezwzględnej odległości od optimum i nie ma o skończonej względnej odległości od optimum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Nie ma o skończonej bezwzględnej odległości od optimum i ma o skończonej względnej odległości od optimum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 w:before="240"/>
        <w:ind w:left="85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Wyobraźmy sobie, że dla problemu komiwojażera (TSP), który jest silnie NP-</w:t>
      </w:r>
      <w:r>
        <w:rPr>
          <w:highlight w:val="white"/>
        </w:rPr>
        <w:t xml:space="preserve">zupełny w wersji decyzyjnej, podano wielomianowe algorytmy aproksymacyjne A,B spełniające dla każdej instancji I warunki 1) algorytm A który jest w pełni wielomianowym schematem obliczeń (FPTAS), 2) algorytm B: B(I)/OPT(I)&lt;=k, gdzie 1&lt;k? Wynika z tego,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wynika, że P=NP, z 2) wynika że P!=NP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 w:before="240"/>
        <w:ind w:hanging="360"/>
        <w:rPr>
          <w:color w:val="ff0000"/>
        </w:rPr>
      </w:pPr>
      <w:r>
        <w:rPr>
          <w:color w:val="ff0000"/>
        </w:rPr>
        <w:t xml:space="preserve">Z 1) wynika, że P=NP, z 2) nic nie wynika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1"/>
          <w:numId w:val="3"/>
        </w:numPr>
        <w:pBdr/>
        <w:spacing/>
        <w:ind w:hanging="360"/>
        <w:rPr>
          <w:highlight w:val="white"/>
        </w:rPr>
      </w:pPr>
      <w:r>
        <w:rPr>
          <w:highlight w:val="white"/>
        </w:rPr>
        <w:t xml:space="preserve">Z 1) nic nie wynika,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3"/>
        </w:numPr>
        <w:pBdr/>
        <w:spacing w:after="240"/>
        <w:ind w:hanging="360"/>
        <w:rPr>
          <w:highlight w:val="white"/>
        </w:rPr>
      </w:pPr>
      <w:r>
        <w:rPr>
          <w:highlight w:val="white"/>
        </w:rPr>
        <w:t xml:space="preserve">Z 1) wynika, że P!=NP, z 2) wynika że P=NP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3"/>
        </w:numPr>
        <w:pBdr/>
        <w:spacing/>
        <w:ind/>
        <w:rPr>
          <w:highlight w:val="white"/>
        </w:rPr>
      </w:pPr>
      <w:r>
        <w:rPr>
          <w:sz w:val="24"/>
          <w:szCs w:val="24"/>
          <w:highlight w:val="white"/>
        </w:rPr>
        <w:t xml:space="preserve">W problemie wyznaczania maksymalnego przepływu w sieci wartość przepływu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0"/>
        </w:numPr>
        <w:pBdr/>
        <w:spacing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większa niż pojemność dowolnego przekroju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numPr>
          <w:ilvl w:val="0"/>
          <w:numId w:val="10"/>
        </w:numPr>
        <w:pBdr/>
        <w:spacing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mniejsza niż pojemność dowolnego przekroju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numPr>
          <w:ilvl w:val="0"/>
          <w:numId w:val="10"/>
        </w:numPr>
        <w:pBdr/>
        <w:spacing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większa lub równa pojemności dowolnego przekroju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numPr>
          <w:ilvl w:val="0"/>
          <w:numId w:val="10"/>
        </w:numPr>
        <w:pBdr/>
        <w:spacing/>
        <w:ind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mniejsza lub równa pojemności dowolnego przekroju</w:t>
      </w:r>
      <w:r>
        <w:rPr>
          <w:color w:val="ff0000"/>
          <w:sz w:val="24"/>
          <w:szCs w:val="24"/>
        </w:rPr>
      </w:r>
      <w:r>
        <w:rPr>
          <w:color w:val="ff0000"/>
          <w:sz w:val="24"/>
          <w:szCs w:val="24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pBdr/>
        <w:spacing w:after="240" w:before="240"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pBdr/>
        <w:spacing w:after="240" w:before="240"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78. Algorytm symulowanego wyżarzania (simulated annealing) to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numPr>
          <w:ilvl w:val="0"/>
          <w:numId w:val="17"/>
        </w:numPr>
        <w:pBdr/>
        <w:spacing w:before="240"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algorytm zachłanny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numPr>
          <w:ilvl w:val="0"/>
          <w:numId w:val="17"/>
        </w:numPr>
        <w:pBdr/>
        <w:spacing w:after="240" w:before="240"/>
        <w:ind/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 xml:space="preserve">zaawansowana wersja hill climbera</w:t>
      </w:r>
      <w:r>
        <w:rPr>
          <w:color w:val="ff0000"/>
          <w:sz w:val="24"/>
          <w:szCs w:val="24"/>
        </w:rPr>
      </w:r>
      <w:r>
        <w:rPr>
          <w:color w:val="ff0000"/>
          <w:sz w:val="24"/>
          <w:szCs w:val="24"/>
        </w:rPr>
      </w:r>
    </w:p>
    <w:p>
      <w:pPr>
        <w:numPr>
          <w:ilvl w:val="0"/>
          <w:numId w:val="17"/>
        </w:numPr>
        <w:pBdr/>
        <w:spacing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algorytm populacyjny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numPr>
          <w:ilvl w:val="0"/>
          <w:numId w:val="17"/>
        </w:numPr>
        <w:pBdr/>
        <w:spacing w:after="240"/>
        <w:ind/>
        <w:rPr>
          <w:sz w:val="24"/>
          <w:szCs w:val="24"/>
          <w:highlight w:val="white"/>
        </w:rPr>
      </w:pPr>
      <w:r>
        <w:rPr>
          <w:sz w:val="24"/>
          <w:szCs w:val="24"/>
          <w:highlight w:val="white"/>
        </w:rPr>
        <w:t xml:space="preserve">uproszczona wersja hill climbera</w:t>
      </w:r>
      <w:r>
        <w:rPr>
          <w:sz w:val="24"/>
          <w:szCs w:val="24"/>
          <w:highlight w:val="white"/>
        </w:rPr>
      </w:r>
      <w:r>
        <w:rPr>
          <w:sz w:val="24"/>
          <w:szCs w:val="24"/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79. Czy dla problemu plecakowego mogą istnieć wielomianowe algorytmy aproksymacyjne A,B spełniające dla każdej instancji I warunki 1) algorytm A: |A(I)-OPT(I)|&lt;=K, gdzie k&gt;0 jest stałą, 2) algorytm B: OPT(I)/B(I)&lt;=k?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1"/>
        </w:numPr>
        <w:pBdr/>
        <w:spacing w:before="240"/>
        <w:ind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1 - nie, 2 - tak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0"/>
          <w:numId w:val="11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1 - tak, 2 - tak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1"/>
        </w:numPr>
        <w:pBdr/>
        <w:spacing/>
        <w:ind/>
        <w:rPr>
          <w:color w:val="7030a0"/>
          <w:highlight w:val="white"/>
        </w:rPr>
      </w:pPr>
      <w:r>
        <w:rPr>
          <w:color w:val="7030a0"/>
          <w:highlight w:val="white"/>
        </w:rPr>
        <w:t xml:space="preserve">1 - nie, 2 - nie</w:t>
      </w:r>
      <w:r>
        <w:rPr>
          <w:color w:val="7030a0"/>
          <w:highlight w:val="white"/>
        </w:rPr>
      </w:r>
      <w:r>
        <w:rPr>
          <w:color w:val="7030a0"/>
          <w:highlight w:val="white"/>
        </w:rPr>
      </w:r>
    </w:p>
    <w:p>
      <w:pPr>
        <w:numPr>
          <w:ilvl w:val="0"/>
          <w:numId w:val="11"/>
        </w:numPr>
        <w:pBdr/>
        <w:spacing w:after="240"/>
        <w:ind/>
        <w:rPr>
          <w:highlight w:val="white"/>
        </w:rPr>
      </w:pPr>
      <w:r>
        <w:rPr>
          <w:highlight w:val="white"/>
        </w:rPr>
        <w:t xml:space="preserve">1 - tak, 2 - nie </w:t>
      </w:r>
      <w:r>
        <w:rPr>
          <w:highlight w:val="white"/>
        </w:rPr>
        <w:tab/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80. Algorytm zachłanny daje optymalne rozwiązanie problemu optymalizacji kombinatorycznej pod warunkiem, że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8"/>
        </w:numPr>
        <w:pBdr/>
        <w:spacing w:after="240" w:before="240"/>
        <w:ind/>
        <w:rPr>
          <w:color w:val="ff0000"/>
        </w:rPr>
      </w:pPr>
      <w:r>
        <w:rPr>
          <w:color w:val="ff0000"/>
        </w:rPr>
        <w:t xml:space="preserve">Rozwiązanie startowe jest puste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0"/>
          <w:numId w:val="8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Gdy nie jest NP-zupełny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8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Ten problem jest z klasy P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8"/>
        </w:numPr>
        <w:pBdr/>
        <w:spacing w:after="240"/>
        <w:ind/>
        <w:rPr>
          <w:highlight w:val="white"/>
        </w:rPr>
      </w:pPr>
      <w:r>
        <w:rPr>
          <w:highlight w:val="white"/>
        </w:rPr>
        <w:t xml:space="preserve">Rozwiązanie startowe nie jest puste i jest wstępnie znane</w:t>
      </w:r>
      <w:r>
        <w:rPr>
          <w:highlight w:val="white"/>
        </w:rPr>
        <w:br w:type="page" w:clear="all"/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81. Graf GT trudny do kolorowania algorytmem A od dość trudnego GD do kolorowania algorytmem A różni się tym,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7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GT będzie pokolorowany nieoptymalnie tylko przy pewnej ustalonej numeracji wierzchołków, a GD będzie pokolorowany optymalnie przy pewnej określonej numeracji wierzchołków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7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GT będzie zawsze pokolorowany nieoptymalnie, a GD będzie pokolorowany nieoptymalnie tylko w losowych sytuacjach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7"/>
        </w:numPr>
        <w:pBdr/>
        <w:spacing w:after="240"/>
        <w:ind/>
        <w:rPr>
          <w:highlight w:val="white"/>
        </w:rPr>
      </w:pPr>
      <w:r>
        <w:rPr>
          <w:highlight w:val="white"/>
        </w:rPr>
        <w:t xml:space="preserve">GT będzie pokolorowany nieoptymalnie tylko przy pewnej ustalonej numeracji wierzchołków, a GD będzie pokolorowany nieoptymalnie w losowych sytuacjach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7"/>
        </w:numPr>
        <w:pBdr/>
        <w:spacing w:after="240"/>
        <w:ind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GT będzie zawsze pokolorowany nieoptymalnie, a GD będzie pokolorowany optymalnie przy pewnej określonej numeracji wierzchołków.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82. W kolorowaniu krawędziowym, przy założeniu, że P!=NP, oszacowanie wartości indeksu chromatycznego jest: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14"/>
        </w:numPr>
        <w:pBdr/>
        <w:spacing w:before="240"/>
        <w:ind/>
        <w:rPr>
          <w:highlight w:val="white"/>
        </w:rPr>
      </w:pPr>
      <w:r>
        <w:rPr>
          <w:highlight w:val="white"/>
        </w:rPr>
        <w:t xml:space="preserve">Bliskie indeksu chromatycznego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14"/>
        </w:numPr>
        <w:pBdr/>
        <w:spacing/>
        <w:ind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Bliskie indeksu chromatycznego i 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1"/>
          <w:numId w:val="14"/>
        </w:numPr>
        <w:pBdr/>
        <w:spacing/>
        <w:ind/>
        <w:rPr>
          <w:highlight w:val="white"/>
        </w:rPr>
      </w:pPr>
      <w:r>
        <w:rPr>
          <w:highlight w:val="white"/>
        </w:rPr>
        <w:t xml:space="preserve">?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1"/>
          <w:numId w:val="14"/>
        </w:numPr>
        <w:pBdr/>
        <w:spacing w:after="240"/>
        <w:ind/>
        <w:rPr>
          <w:highlight w:val="white"/>
        </w:rPr>
      </w:pPr>
      <w:r>
        <w:rPr>
          <w:highlight w:val="white"/>
        </w:rPr>
        <w:t xml:space="preserve">?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283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283"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1433830"/>
                <wp:effectExtent l="0" t="0" r="0" b="0"/>
                <wp:docPr id="4" name="_x0000_i102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727700" cy="14338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51.00pt;height:112.90pt;mso-wrap-distance-left:0.00pt;mso-wrap-distance-top:0.00pt;mso-wrap-distance-right:0.00pt;mso-wrap-distance-bottom:0.00pt;z-index:1;" stroked="f">
                <v:imagedata r:id="rId14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81. W kolorowaniu wierzchołkowym, przy założeniu P != NP, oszacowanie liczby chromatycznej jako mniejszej od lub równej stopniowi grafu plus 1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Dowolnie odległe od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"/>
        </w:numPr>
        <w:pBdr/>
        <w:spacing w:after="240" w:before="240"/>
        <w:ind/>
        <w:jc w:val="both"/>
        <w:rPr/>
      </w:pPr>
      <w:r>
        <w:rPr>
          <w:highlight w:val="white"/>
        </w:rPr>
        <w:t xml:space="preserve">Bardzo bliskie liczby chromatycznej i obliczalne w wielomianowym czasie</w:t>
      </w:r>
      <w:r/>
    </w:p>
    <w:p>
      <w:pPr>
        <w:numPr>
          <w:ilvl w:val="0"/>
          <w:numId w:val="1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Bardzo 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"/>
        </w:numPr>
        <w:pBdr/>
        <w:spacing w:after="240"/>
        <w:ind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Dowolnie odległe od liczby chromatycznej i 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82. Problem przydziału z N stanowiskami można rozwiązać przez sprowadzenie go do wyznaczania pr</w:t>
      </w:r>
      <w:r>
        <w:rPr>
          <w:highlight w:val="white"/>
        </w:rPr>
        <w:t xml:space="preserve">zepływu o wartości F=N i minimalnym koszcie, wykorzystując wyznaczanie najkrótszych ścieżek w grafie z uogólnionymi odległościami, ten algorytm ma złożoność O(F*N^3), gdzie O(N^3) to koszt wyznaczania odległości w grafie, ale złożoność tego algorytmu można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8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Ulepszyć stosując algorytm dla skierowanych grafów acyklicznych (DAG)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8"/>
        </w:numPr>
        <w:pBdr/>
        <w:spacing/>
        <w:ind/>
        <w:jc w:val="both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Ulepszyć stosując algorytm Forda-Bellmana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0"/>
          <w:numId w:val="18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Ulepszyć w przeciętnym przypadku stosując algorytm Moore’a, Bellmana, d’Esopo, Pape’ego (używa kolejki deq)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8"/>
        </w:numPr>
        <w:pBdr/>
        <w:spacing w:after="240"/>
        <w:ind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Ulepszyć stosując algorytm Dijkstry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83.Graf GT trudny do kolorowania algorytmem A od dość trudnego GD do kolorowania algorytmem A różni się tym, że: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4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GT będzie pokolorowany nieoptymalnie tylko przy pewnej ustalonej numeracji wierzchołków, a GD będzie pokolorowany optymalnie przy pewnej określonej numeracji wierzchołków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4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GT będzie zawsze pokolorowany nieoptymalnie, a GD będzie pokolorowany nieoptymalnie tylko w losowych sytuacjach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4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GT będzie pokolorowany nieoptymalnie tylko przy pewnej ustalonej numeracji wierzchołków, a GD będzie pokolorowany nieoptymalnie w losowych sytuacjach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4"/>
        </w:numPr>
        <w:pBdr/>
        <w:spacing w:after="240"/>
        <w:ind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GT będzie zawsze pokolorowany nieoptymalnie, a GD będzie pokolorowany optymalnie przy pewnej określonej numeracji wierzchołków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84. W kolorowaniu wierzchołkowym, przy założeniu P != NP, oszacowanie liczby chromatycznej równe 4 dla grafów płaskich (planarnych) jest: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2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Dowolnie odległe od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2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Dowolnie odległe od liczby chromatycznej i 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2"/>
        </w:numPr>
        <w:pBdr/>
        <w:spacing w:after="240" w:before="240"/>
        <w:ind/>
        <w:jc w:val="both"/>
        <w:rPr>
          <w:color w:val="ff0000"/>
          <w:highlight w:val="white"/>
        </w:rPr>
      </w:pPr>
      <w:r>
        <w:rPr>
          <w:color w:val="ff0000"/>
        </w:rPr>
        <w:t xml:space="preserve">Bliskie liczby chromatycznej i 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0"/>
          <w:numId w:val="12"/>
        </w:numPr>
        <w:pBdr/>
        <w:spacing w:after="240"/>
        <w:ind/>
        <w:jc w:val="both"/>
        <w:rPr>
          <w:highlight w:val="white"/>
        </w:rPr>
      </w:pPr>
      <w:r>
        <w:rPr>
          <w:highlight w:val="white"/>
        </w:rPr>
        <w:t xml:space="preserve">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85. Graf trudny do kolorowania dla algorytmu random sequential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3"/>
        </w:numPr>
        <w:pBdr/>
        <w:spacing w:before="240"/>
        <w:ind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Nie może istnieć bo można odgadnąć optymalne kolorowanie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0"/>
          <w:numId w:val="13"/>
        </w:numPr>
        <w:pBdr/>
        <w:spacing/>
        <w:ind/>
        <w:jc w:val="both"/>
        <w:rPr>
          <w:color w:val="000000" w:themeColor="text1"/>
          <w:highlight w:val="white"/>
        </w:rPr>
      </w:pPr>
      <w:r>
        <w:rPr>
          <w:color w:val="000000" w:themeColor="text1"/>
          <w:highlight w:val="white"/>
        </w:rPr>
        <w:t xml:space="preserve">Może istnieć ale jeszcze tego grafu nie odkryto</w:t>
      </w:r>
      <w:r>
        <w:rPr>
          <w:color w:val="000000" w:themeColor="text1"/>
          <w:highlight w:val="white"/>
        </w:rPr>
      </w:r>
      <w:r>
        <w:rPr>
          <w:color w:val="000000" w:themeColor="text1"/>
          <w:highlight w:val="white"/>
        </w:rPr>
      </w:r>
    </w:p>
    <w:p>
      <w:pPr>
        <w:numPr>
          <w:ilvl w:val="0"/>
          <w:numId w:val="13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Może istnieć bo można odgadnąć graf dość trudny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3"/>
        </w:num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Nie może istnieć bo problem jest NP-trudny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86. W kolorowaniu wierzchołkowym, przy założeniu P!=NP, oszacowanie liczby chromatycznej jako większej od lub równej liczbie klikowej grafu jest: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9"/>
        </w:numPr>
        <w:pBdr/>
        <w:spacing w:before="240"/>
        <w:ind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Dowolnie odległe od liczby chromatycznej i nieobliczalne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0"/>
          <w:numId w:val="19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Dowolnie odległe od liczby chromatycznej i 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9"/>
        </w:numPr>
        <w:pBdr/>
        <w:spacing w:after="240" w:before="240"/>
        <w:ind/>
        <w:jc w:val="both"/>
        <w:rPr>
          <w:color w:val="7030a0"/>
          <w:highlight w:val="white"/>
        </w:rPr>
      </w:pPr>
      <w:r>
        <w:rPr>
          <w:color w:val="7030a0"/>
        </w:rPr>
        <w:t xml:space="preserve">Bardzo bliskie liczby chromatycznej i obliczalne w wielomianowym czasie</w:t>
      </w:r>
      <w:r>
        <w:rPr>
          <w:color w:val="7030a0"/>
          <w:highlight w:val="white"/>
        </w:rPr>
      </w:r>
      <w:r>
        <w:rPr>
          <w:color w:val="7030a0"/>
          <w:highlight w:val="white"/>
        </w:rPr>
      </w:r>
    </w:p>
    <w:p>
      <w:pPr>
        <w:numPr>
          <w:ilvl w:val="0"/>
          <w:numId w:val="19"/>
        </w:numPr>
        <w:pBdr/>
        <w:spacing w:after="240"/>
        <w:ind/>
        <w:jc w:val="both"/>
        <w:rPr>
          <w:highlight w:val="white"/>
        </w:rPr>
      </w:pPr>
      <w:r>
        <w:rPr>
          <w:highlight w:val="white"/>
        </w:rPr>
        <w:t xml:space="preserve">Bardzo 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87. W kolorowanie krawędziowym, przy założeniu P!=NP, oszacowanie wartości indeksu chromatycznego jest 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6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Dowolnie odległe od indeksu chromatycznego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6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Dowolnie odległe od indeksu chromatycznego i 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6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Bliskie indeksu chromatycznego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16"/>
        </w:numPr>
        <w:pBdr/>
        <w:spacing w:after="240"/>
        <w:ind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Bliskie indeksu chromatycznego i 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88. W kolorowaniu wierzchołkowym, przy założeniu P!=NP, oszacowanie liczby chromatycznej równe 2 dla grafów dwudzielnych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6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6"/>
        </w:numPr>
        <w:pBdr/>
        <w:spacing w:after="240" w:before="240"/>
        <w:ind/>
        <w:jc w:val="both"/>
        <w:rPr/>
      </w:pPr>
      <w:r>
        <w:t xml:space="preserve">Dowolnie odległe od liczby chromatycznej i obliczalne w wielomianowym czasie</w:t>
      </w:r>
      <w:r/>
    </w:p>
    <w:p>
      <w:pPr>
        <w:numPr>
          <w:ilvl w:val="0"/>
          <w:numId w:val="6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Dowolnie odległe od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6"/>
        </w:numPr>
        <w:pBdr/>
        <w:spacing w:after="240" w:before="240"/>
        <w:ind/>
        <w:jc w:val="both"/>
        <w:rPr>
          <w:color w:val="ff0000"/>
          <w:highlight w:val="white"/>
        </w:rPr>
      </w:pPr>
      <w:r>
        <w:rPr>
          <w:color w:val="ff0000"/>
        </w:rPr>
        <w:t xml:space="preserve">Bliskie liczby chromatycznej i 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 w:after="240" w:before="240"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89. W kolorowaniu wierzchołkowym, przy założeniu P!=NP, oszacowanie liczby chromatycznej równe stopniowi grafu (Delta) dla grafów dwudzielnych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5"/>
        </w:numPr>
        <w:pBdr/>
        <w:spacing w:after="240" w:before="240"/>
        <w:ind/>
        <w:jc w:val="both"/>
        <w:rPr>
          <w:highlight w:val="white"/>
        </w:rPr>
      </w:pPr>
      <w:r>
        <w:t xml:space="preserve">Dowolnie odległe od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5"/>
        </w:numPr>
        <w:pBdr/>
        <w:spacing w:after="240" w:before="240"/>
        <w:ind/>
        <w:jc w:val="both"/>
        <w:rPr>
          <w:color w:val="ff0000"/>
        </w:rPr>
      </w:pPr>
      <w:r>
        <w:rPr>
          <w:color w:val="ff0000"/>
        </w:rPr>
        <w:t xml:space="preserve">Dowolnie odległe od liczby chromatycznej i obliczalne w wielomianowym czasie</w:t>
      </w:r>
      <w:r>
        <w:rPr>
          <w:color w:val="ff0000"/>
        </w:rPr>
      </w:r>
      <w:r>
        <w:rPr>
          <w:color w:val="ff0000"/>
        </w:rPr>
      </w:r>
    </w:p>
    <w:p>
      <w:pPr>
        <w:numPr>
          <w:ilvl w:val="0"/>
          <w:numId w:val="5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5"/>
        </w:numPr>
        <w:pBdr/>
        <w:spacing w:after="240"/>
        <w:ind/>
        <w:jc w:val="both"/>
        <w:rPr>
          <w:highlight w:val="white"/>
        </w:rPr>
      </w:pPr>
      <w:r>
        <w:rPr>
          <w:highlight w:val="white"/>
        </w:rPr>
        <w:t xml:space="preserve">Bliskie liczby chromatycznej i 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 w:left="72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90. W krawędziowym kolorowaniu grafu kolorowanie to funkcja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9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Określona na wierzchołkach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9"/>
        </w:numPr>
        <w:pBdr/>
        <w:spacing w:after="240" w:before="240"/>
        <w:ind/>
        <w:jc w:val="both"/>
        <w:rPr>
          <w:color w:val="ff0000"/>
          <w:highlight w:val="white"/>
        </w:rPr>
      </w:pPr>
      <w:r>
        <w:rPr>
          <w:color w:val="ff0000"/>
        </w:rPr>
        <w:t xml:space="preserve">Liczbowa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numPr>
          <w:ilvl w:val="0"/>
          <w:numId w:val="9"/>
        </w:num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Określona na parach krawędzi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9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Jej wartościami są krawędzie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jc w:val="both"/>
        <w:rPr>
          <w:highlight w:val="white"/>
        </w:rPr>
      </w:pPr>
      <w:r>
        <w:rPr>
          <w:highlight w:val="white"/>
        </w:rPr>
        <w:t xml:space="preserve">91. W kolorowaniu wierzchołkowym, przy założeniu P!=NP, oszacowanie liczby chromatycznej jako większej od lub równej liczbie wierzchołków podzielonej przez liczbę niezależną grafu jest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"/>
        </w:numPr>
        <w:pBdr/>
        <w:spacing w:before="240"/>
        <w:ind/>
        <w:jc w:val="both"/>
        <w:rPr>
          <w:highlight w:val="white"/>
        </w:rPr>
      </w:pPr>
      <w:r>
        <w:rPr>
          <w:highlight w:val="white"/>
        </w:rPr>
        <w:t xml:space="preserve">Dowolnie odległe od liczby chromatycznej i 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Bardzo bliskie liczby chromatycznej i 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"/>
        </w:numPr>
        <w:pBdr/>
        <w:spacing/>
        <w:ind/>
        <w:jc w:val="both"/>
        <w:rPr>
          <w:highlight w:val="white"/>
        </w:rPr>
      </w:pPr>
      <w:r>
        <w:rPr>
          <w:highlight w:val="white"/>
        </w:rPr>
        <w:t xml:space="preserve">Bardzo 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"/>
        </w:numPr>
        <w:pBdr/>
        <w:spacing/>
        <w:ind/>
        <w:jc w:val="both"/>
        <w:rPr>
          <w:color w:val="ff0000"/>
          <w:highlight w:val="white"/>
        </w:rPr>
      </w:pPr>
      <w:r>
        <w:rPr>
          <w:color w:val="ff0000"/>
          <w:highlight w:val="white"/>
        </w:rPr>
        <w:t xml:space="preserve">Dowolnie odległe od liczby chromatycznej i nieobliczalne w wielomianowym czasie</w:t>
      </w:r>
      <w:r>
        <w:rPr>
          <w:color w:val="ff0000"/>
          <w:highlight w:val="white"/>
        </w:rPr>
      </w:r>
      <w:r>
        <w:rPr>
          <w:color w:val="ff0000"/>
          <w:highlight w:val="white"/>
        </w:rPr>
      </w:r>
    </w:p>
    <w:p>
      <w:pPr>
        <w:pBdr/>
        <w:spacing/>
        <w:ind w:left="36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 w:left="360"/>
        <w:jc w:val="both"/>
        <w:rPr>
          <w:sz w:val="52"/>
          <w:szCs w:val="52"/>
          <w:highlight w:val="white"/>
        </w:rPr>
      </w:pPr>
      <w:r>
        <w:rPr>
          <w:sz w:val="52"/>
          <w:szCs w:val="52"/>
          <w:highlight w:val="none"/>
        </w:rPr>
        <w:t xml:space="preserve">PYTANIA BEZ ODPOWIEDZI</w:t>
      </w:r>
      <w:r>
        <w:rPr>
          <w:sz w:val="52"/>
          <w:szCs w:val="52"/>
          <w:highlight w:val="white"/>
        </w:rPr>
      </w:r>
      <w:r>
        <w:rPr>
          <w:sz w:val="52"/>
          <w:szCs w:val="52"/>
          <w:highlight w:val="white"/>
        </w:rPr>
      </w:r>
    </w:p>
    <w:p>
      <w:pPr>
        <w:pBdr/>
        <w:spacing/>
        <w:ind w:left="360"/>
        <w:jc w:val="both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/>
        <w:ind/>
        <w:jc w:val="both"/>
        <w:rPr/>
      </w:pPr>
      <w:r>
        <w:rPr>
          <w:highlight w:val="white"/>
        </w:rPr>
        <w:t xml:space="preserve">92. </w:t>
      </w:r>
      <w:r>
        <w:t xml:space="preserve">W problemie wyboru algorytmu przestrzeń cech (feature space) jest:</w:t>
      </w:r>
      <w:r/>
    </w:p>
    <w:p>
      <w:pPr>
        <w:pBdr/>
        <w:spacing/>
        <w:ind w:left="360"/>
        <w:jc w:val="both"/>
        <w:rPr/>
      </w:pPr>
      <w:r/>
      <w:r/>
    </w:p>
    <w:p>
      <w:pPr>
        <w:pBdr/>
        <w:spacing/>
        <w:ind w:firstLine="360"/>
        <w:jc w:val="both"/>
        <w:rPr/>
      </w:pPr>
      <w:r>
        <w:t xml:space="preserve">a. jest funkcją od instancji do rozwiązań</w:t>
      </w:r>
      <w:r/>
    </w:p>
    <w:p>
      <w:pPr>
        <w:pBdr/>
        <w:spacing/>
        <w:ind w:firstLine="360"/>
        <w:jc w:val="both"/>
        <w:rPr>
          <w:color w:val="8064a2" w:themeColor="accent4"/>
        </w:rPr>
      </w:pPr>
      <w:r>
        <w:rPr>
          <w:color w:val="8064a2" w:themeColor="accent4"/>
        </w:rPr>
        <w:t xml:space="preserve">b. jest funkcją od instancji do algorytmów</w:t>
      </w:r>
      <w:r>
        <w:rPr>
          <w:color w:val="8064a2" w:themeColor="accent4"/>
        </w:rPr>
      </w:r>
      <w:r>
        <w:rPr>
          <w:color w:val="8064a2" w:themeColor="accent4"/>
        </w:rPr>
      </w:r>
    </w:p>
    <w:p>
      <w:pPr>
        <w:pBdr/>
        <w:spacing/>
        <w:ind w:firstLine="360"/>
        <w:jc w:val="both"/>
        <w:rPr/>
      </w:pPr>
      <w:r>
        <w:t xml:space="preserve">c. jest funkcją od instancji do abstrakcyjnej przestrzeni</w:t>
      </w:r>
      <w:r/>
    </w:p>
    <w:p>
      <w:pPr>
        <w:pBdr/>
        <w:spacing/>
        <w:ind w:firstLine="360"/>
        <w:jc w:val="both"/>
        <w:rPr/>
      </w:pPr>
      <w:r>
        <w:t xml:space="preserve">d. niezbędna do rozwiązania tego problemu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93. </w:t>
      </w:r>
      <w:r>
        <w:t xml:space="preserve">To że jakiś problem optymalizacji kombinatorycznej daje się rozwiązać</w:t>
      </w:r>
      <w:r>
        <w:t xml:space="preserve"> do</w:t>
      </w:r>
      <w:r>
        <w:t xml:space="preserve"> optymalności algorytmem zachłannym pociąga za sobą, że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left="720"/>
        <w:jc w:val="both"/>
        <w:rPr>
          <w:color w:val="ff0000"/>
        </w:rPr>
      </w:pPr>
      <w:r>
        <w:rPr>
          <w:color w:val="ff0000"/>
        </w:rPr>
        <w:t xml:space="preserve">a. </w:t>
      </w:r>
      <w:r>
        <w:rPr>
          <w:color w:val="ff0000"/>
        </w:rPr>
        <w:t xml:space="preserve">rozwiązane</w:t>
      </w:r>
      <w:r>
        <w:rPr>
          <w:color w:val="ff0000"/>
        </w:rPr>
        <w:t xml:space="preserve"> puste jest dopuszczalne i zawsze istnieje </w:t>
      </w:r>
      <w:r>
        <w:rPr>
          <w:color w:val="ff0000"/>
        </w:rPr>
        <w:t xml:space="preserve">ciąg kroków od rozwią</w:t>
      </w:r>
      <w:r>
        <w:rPr>
          <w:color w:val="ff0000"/>
        </w:rPr>
        <w:t xml:space="preserve">zania pustego do innego dopuszczalnego</w:t>
      </w:r>
      <w:r>
        <w:rPr>
          <w:color w:val="ff0000"/>
        </w:rPr>
      </w:r>
      <w:r>
        <w:rPr>
          <w:color w:val="ff0000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 w:left="720"/>
        <w:jc w:val="both"/>
        <w:rPr/>
      </w:pPr>
      <w:r>
        <w:t xml:space="preserve">b. rozwiązane puste nie musi być dopuszczalne i nie musi istnieć ciąg krokó</w:t>
      </w:r>
      <w:r>
        <w:t xml:space="preserve">w od </w:t>
      </w:r>
      <w:r>
        <w:t xml:space="preserve">rozwią</w:t>
      </w:r>
      <w:r>
        <w:t xml:space="preserve">zania pustego do innego dopuszczalnego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left="720"/>
        <w:jc w:val="both"/>
        <w:rPr/>
      </w:pPr>
      <w:r>
        <w:t xml:space="preserve">c</w:t>
      </w:r>
      <w:r>
        <w:t xml:space="preserve">. rozwiązane puste nie musi być</w:t>
      </w:r>
      <w:r>
        <w:t xml:space="preserve"> dopuszcza</w:t>
      </w:r>
      <w:r>
        <w:t xml:space="preserve">lne i zawsze istnieje ciąg krokó</w:t>
      </w:r>
      <w:r>
        <w:t xml:space="preserve">w od </w:t>
      </w:r>
      <w:r>
        <w:t xml:space="preserve">rozwią</w:t>
      </w:r>
      <w:r>
        <w:t xml:space="preserve">zania pustego do innego dopuszczalnego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left="720"/>
        <w:jc w:val="both"/>
        <w:rPr/>
      </w:pPr>
      <w:r>
        <w:t xml:space="preserve">d. rozwią</w:t>
      </w:r>
      <w:r>
        <w:t xml:space="preserve">zanie puste jest dopuszczaln</w:t>
      </w:r>
      <w:r>
        <w:t xml:space="preserve">e i nie musi istnieć ciąg kroków od rozwią</w:t>
      </w:r>
      <w:r>
        <w:t xml:space="preserve">zania pustego do innego dopuszczalnego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94. Skojarzenie w grafie jest maksymalne, gdy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ab/>
        <w:t xml:space="preserve">a. nie istnieją w nim ścieżki naprzemienne</w:t>
      </w:r>
      <w:r/>
    </w:p>
    <w:p>
      <w:pPr>
        <w:pBdr/>
        <w:spacing/>
        <w:ind w:left="720"/>
        <w:jc w:val="both"/>
        <w:rPr>
          <w:color w:val="ff0000"/>
        </w:rPr>
      </w:pPr>
      <w:r>
        <w:rPr>
          <w:color w:val="ff0000"/>
        </w:rPr>
        <w:t xml:space="preserve">b. żaden z pozostałych warunków nie jest wystarczający, aby skojarzenie było maksymalne</w:t>
      </w:r>
      <w:r>
        <w:rPr>
          <w:color w:val="ff0000"/>
        </w:rPr>
      </w:r>
      <w:r>
        <w:rPr>
          <w:color w:val="ff0000"/>
        </w:rPr>
      </w:r>
    </w:p>
    <w:p>
      <w:pPr>
        <w:pBdr/>
        <w:spacing/>
        <w:ind w:left="720"/>
        <w:jc w:val="both"/>
        <w:rPr/>
      </w:pPr>
      <w:r>
        <w:t xml:space="preserve">c. nie istnieją w nim ścieżki o nieparzystej długości</w:t>
      </w:r>
      <w:r/>
    </w:p>
    <w:p>
      <w:pPr>
        <w:pBdr/>
        <w:spacing/>
        <w:ind w:left="720"/>
        <w:jc w:val="both"/>
        <w:rPr>
          <w:color w:val="000000" w:themeColor="text1"/>
        </w:rPr>
      </w:pPr>
      <w:r>
        <w:rPr>
          <w:color w:val="000000" w:themeColor="text1"/>
        </w:rPr>
        <w:t xml:space="preserve">d. nie istnieją w nim ścieżki zaczynające i kończące się w wierzchołku wolnym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/>
        <w:jc w:val="both"/>
        <w:rPr/>
      </w:pPr>
      <w:r>
        <w:t xml:space="preserve">95. Porównując metody przeszukiwania lokalnego i populacyjne</w:t>
      </w:r>
      <w:r/>
    </w:p>
    <w:p>
      <w:pPr>
        <w:pBdr/>
        <w:spacing/>
        <w:ind/>
        <w:jc w:val="both"/>
        <w:rPr/>
      </w:pPr>
      <w:r/>
      <w:r/>
    </w:p>
    <w:p>
      <w:pPr>
        <w:pBdr/>
        <w:spacing/>
        <w:ind w:firstLine="720"/>
        <w:jc w:val="both"/>
        <w:rPr>
          <w:color w:val="ff0000"/>
        </w:rPr>
      </w:pPr>
      <w:r>
        <w:rPr>
          <w:color w:val="ff0000"/>
        </w:rPr>
        <w:t xml:space="preserve">a. przeszukiwania lokalnego potrzebują mniej pamięci niż populacyjne</w:t>
      </w:r>
      <w:r>
        <w:rPr>
          <w:color w:val="ff0000"/>
        </w:rPr>
      </w:r>
      <w:r>
        <w:rPr>
          <w:color w:val="ff0000"/>
        </w:rPr>
      </w:r>
    </w:p>
    <w:p>
      <w:pPr>
        <w:pBdr/>
        <w:spacing/>
        <w:ind w:left="720"/>
        <w:jc w:val="both"/>
        <w:rPr/>
      </w:pPr>
      <w:r>
        <w:t xml:space="preserve">b. przeszukiwania lokalnego i populacyjne potrzebują tyle są nieporównywalne ze względu na ilość używanej pamięci</w:t>
      </w:r>
      <w:r/>
    </w:p>
    <w:p>
      <w:pPr>
        <w:pBdr/>
        <w:spacing/>
        <w:ind w:firstLine="720"/>
        <w:jc w:val="both"/>
        <w:rPr/>
      </w:pPr>
      <w:r>
        <w:t xml:space="preserve">c. przeszukiwania lokalnego i populacyjne potrzebują tyle samo pamięci</w:t>
      </w:r>
      <w:r/>
    </w:p>
    <w:p>
      <w:pPr>
        <w:pBdr/>
        <w:spacing/>
        <w:ind w:firstLine="720"/>
        <w:jc w:val="both"/>
        <w:rPr/>
      </w:pPr>
      <w:r>
        <w:t xml:space="preserve">d. przeszukiwania lokalnego potrzebują więcej pamięci niż populacyjne</w:t>
      </w:r>
      <w:r/>
    </w:p>
    <w:p>
      <w:pPr>
        <w:pBdr/>
        <w:spacing/>
        <w:ind w:firstLine="720"/>
        <w:jc w:val="both"/>
        <w:rPr/>
      </w:pPr>
      <w:r>
        <w:t xml:space="preserve">e. populacyjne podążają jedną trajektorią rozwiązania</w:t>
      </w:r>
      <w:r/>
    </w:p>
    <w:p>
      <w:pPr>
        <w:pBdr/>
        <w:spacing/>
        <w:ind w:firstLine="720"/>
        <w:jc w:val="both"/>
        <w:rPr>
          <w:color w:val="ff0000"/>
        </w:rPr>
      </w:pPr>
      <w:r>
        <w:rPr>
          <w:color w:val="ff0000"/>
        </w:rPr>
        <w:t xml:space="preserve">f</w:t>
      </w:r>
      <w:r>
        <w:rPr>
          <w:color w:val="ff0000"/>
        </w:rPr>
        <w:t xml:space="preserve">. przeszukiwania lokalnego podążają jedną trajektorią rozwiązania</w:t>
      </w:r>
      <w:r>
        <w:rPr>
          <w:color w:val="ff0000"/>
        </w:rPr>
      </w:r>
      <w:r>
        <w:rPr>
          <w:color w:val="ff0000"/>
        </w:rPr>
      </w:r>
    </w:p>
    <w:p>
      <w:pPr>
        <w:pBdr/>
        <w:spacing/>
        <w:ind w:firstLine="720"/>
        <w:jc w:val="both"/>
        <w:rPr/>
      </w:pPr>
      <w:r>
        <w:t xml:space="preserve">g. przeszukiwania lokalnego i populacyjne podążają jedną trajektorią rozwiązania</w:t>
      </w:r>
      <w:r/>
    </w:p>
    <w:p>
      <w:pPr>
        <w:pBdr/>
        <w:spacing/>
        <w:ind w:left="720"/>
        <w:jc w:val="both"/>
        <w:rPr/>
      </w:pPr>
      <w:r>
        <w:t xml:space="preserve">h. ani przeszukiwania lokalnego ani populacyjne nie podążają jedną trajektorią rozwiązania</w:t>
      </w:r>
      <w:r/>
    </w:p>
    <w:p>
      <w:pPr>
        <w:pBdr/>
        <w:spacing w:after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white"/>
        </w:rPr>
        <w:t xml:space="preserve">96. </w:t>
      </w:r>
      <w:r>
        <w:t xml:space="preserve">Twierdzenie o nieistnieniu darmowych obiadów (no free lunch) dla problemów optymalizacji kombinatorycznej oznacza, że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a. tylko w niektórych okolicznościach, tylko niektóre algorytmy są efektywne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left="720"/>
        <w:rPr>
          <w:color w:val="000000" w:themeColor="text1"/>
        </w:rPr>
      </w:pPr>
      <w:r>
        <w:rPr>
          <w:color w:val="000000" w:themeColor="text1"/>
        </w:rPr>
        <w:t xml:space="preserve">b. żadna metoda nie rozwiązuje wszystkich problemów optymalizacji kombinatorycznej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 w:after="240"/>
        <w:ind w:left="720"/>
        <w:rPr/>
      </w:pPr>
      <w:r>
        <w:t xml:space="preserve">c. we wszelkich okolicznościach, tylko niektóre algorytmy są efektywne</w:t>
      </w:r>
      <w:r/>
    </w:p>
    <w:p>
      <w:pPr>
        <w:pBdr/>
        <w:spacing w:after="240"/>
        <w:ind w:left="720"/>
        <w:rPr>
          <w:highlight w:val="white"/>
        </w:rPr>
      </w:pPr>
      <w:r>
        <w:t xml:space="preserve">d. problemy optymalizacji kombinatorycznej są za trudne, aby rozwiązać je efektywnie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white"/>
        </w:rPr>
        <w:t xml:space="preserve">97. </w:t>
      </w:r>
      <w:r>
        <w:t xml:space="preserve">W problemie wyznaczania maksymalnego przepływu w sieci</w:t>
      </w:r>
      <w:r/>
    </w:p>
    <w:p>
      <w:pPr>
        <w:pBdr/>
        <w:spacing w:after="240"/>
        <w:ind w:firstLine="720"/>
        <w:rPr/>
      </w:pPr>
      <w:r>
        <w:t xml:space="preserve">a. przepływy łukowe mogą być nieograniczone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b. przepływy łukowe są ograniczone i nieujemne 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/>
      </w:pPr>
      <w:r>
        <w:t xml:space="preserve">c. przepływy łukowe są nieograniczone i nieujemne </w:t>
      </w:r>
      <w:r/>
    </w:p>
    <w:p>
      <w:pPr>
        <w:pBdr/>
        <w:spacing w:after="240"/>
        <w:ind w:firstLine="720"/>
        <w:rPr>
          <w:highlight w:val="white"/>
        </w:rPr>
      </w:pPr>
      <w:r>
        <w:t xml:space="preserve">d. przepływy łukowe mogą być ujemne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white"/>
        </w:rPr>
        <w:t xml:space="preserve">98.</w:t>
      </w:r>
      <w:r>
        <w:rPr>
          <w:highlight w:val="white"/>
        </w:rPr>
        <w:t xml:space="preserve"> </w:t>
      </w:r>
      <w:r>
        <w:t xml:space="preserve">Porównując algorytmy Multistart Local Search (MLS) i Iterated Local Search (ILS)</w:t>
      </w:r>
      <w:r/>
    </w:p>
    <w:p>
      <w:pPr>
        <w:pBdr/>
        <w:spacing w:after="240"/>
        <w:ind w:firstLine="720"/>
        <w:rPr/>
      </w:pPr>
      <w:r>
        <w:t xml:space="preserve">a. MLS ma pamięć, ILS nie ma pamięci </w:t>
      </w:r>
      <w:r/>
    </w:p>
    <w:p>
      <w:pPr>
        <w:pBdr/>
        <w:spacing w:after="240"/>
        <w:ind w:firstLine="720"/>
        <w:rPr/>
      </w:pPr>
      <w:r>
        <w:t xml:space="preserve">b. MLS nie ma pamięci, ILS nie ma pamięci 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c. MLS nie ma pamięci, ILS ma pamięć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d. MLS ma pamięć, ILS ma pamięć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 w:after="240"/>
        <w:ind w:firstLine="720"/>
        <w:rPr/>
      </w:pPr>
      <w:r>
        <w:t xml:space="preserve">e. MLS częściowo niszczy optimum lokalne, ILS wielokrotnie startuje od nowa </w:t>
      </w:r>
      <w:r/>
    </w:p>
    <w:p>
      <w:pPr>
        <w:pBdr/>
        <w:spacing w:after="240"/>
        <w:ind w:firstLine="720"/>
        <w:rPr/>
      </w:pPr>
      <w:r>
        <w:t xml:space="preserve">f. MLS wielokrotnie startuje od nowa, ILS wielokrotnie startuje od nowa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g. MLS wielokrotnie startuje od nowa, ILS częściowo niszczy optimum lokalne 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>
          <w:highlight w:val="white"/>
        </w:rPr>
      </w:pPr>
      <w:r>
        <w:t xml:space="preserve">h. MLS częściowo niszczy optimum lokalne, ILS częściowo niszczy optimum lokalne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 w:firstLine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white"/>
        </w:rPr>
        <w:t xml:space="preserve">99. </w:t>
      </w:r>
      <w:r>
        <w:t xml:space="preserve">Przetarg między jakością rozwiązań i czasem wykonania w optymalizacji kombinatorycznej oznacza, że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a. zwykle szybsze algorytmy dają gorsze rozwiązania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/>
      </w:pPr>
      <w:r>
        <w:t xml:space="preserve">b. zwykle szybsze algorytmy dają lepsze rozwiązania</w:t>
      </w:r>
      <w:r/>
    </w:p>
    <w:p>
      <w:pPr>
        <w:pBdr/>
        <w:spacing w:after="240"/>
        <w:ind w:firstLine="720"/>
        <w:rPr/>
      </w:pPr>
      <w:r>
        <w:t xml:space="preserve">c. zawsze im szybszy algorytm tym gorsza jakość rozwiązania</w:t>
      </w:r>
      <w:r/>
    </w:p>
    <w:p>
      <w:pPr>
        <w:pBdr/>
        <w:spacing w:after="240"/>
        <w:ind w:firstLine="720"/>
        <w:rPr/>
      </w:pPr>
      <w:r>
        <w:t xml:space="preserve">d. wolniejsze algorytmy są zdominowane pod kątem jakości rozwiązań</w:t>
      </w:r>
      <w:r/>
    </w:p>
    <w:p>
      <w:pPr>
        <w:pBdr/>
        <w:spacing w:after="240"/>
        <w:ind/>
        <w:rPr/>
      </w:pPr>
      <w:r/>
      <w:r/>
    </w:p>
    <w:p>
      <w:pPr>
        <w:pBdr/>
        <w:spacing w:after="240"/>
        <w:ind/>
        <w:rPr/>
      </w:pPr>
      <w:r>
        <w:t xml:space="preserve">100. Algorytm GRASP to metoda która</w:t>
      </w:r>
      <w:r/>
    </w:p>
    <w:p>
      <w:pPr>
        <w:pBdr/>
        <w:spacing w:after="240"/>
        <w:ind w:firstLine="720"/>
        <w:rPr/>
      </w:pPr>
      <w:r>
        <w:t xml:space="preserve">a. jest wersją algorytmu przeszukiwania lokalnego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b. wprowadza losowość dołączania elementów do rozwiązania 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/>
      </w:pPr>
      <w:r>
        <w:t xml:space="preserve">c. błądzi losowo</w:t>
      </w:r>
      <w:r/>
    </w:p>
    <w:p>
      <w:pPr>
        <w:pBdr/>
        <w:spacing w:after="240"/>
        <w:ind w:firstLine="720"/>
        <w:rPr>
          <w:highlight w:val="white"/>
        </w:rPr>
      </w:pPr>
      <w:r>
        <w:t xml:space="preserve">d. jest jedno-przebiegowa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white"/>
        </w:rPr>
        <w:t xml:space="preserve">101. </w:t>
      </w:r>
      <w:r>
        <w:t xml:space="preserve">W algorytmie genetycznym</w:t>
      </w:r>
      <w:r/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a. rozwiązanie musi być łańcuchem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/>
      </w:pPr>
      <w:r>
        <w:t xml:space="preserve">b. niezbędna jest duża populacja rozwiązań </w:t>
      </w:r>
      <w:r>
        <w:tab/>
      </w:r>
      <w:r/>
    </w:p>
    <w:p>
      <w:pPr>
        <w:pBdr/>
        <w:spacing w:after="240"/>
        <w:ind w:firstLine="720"/>
        <w:rPr/>
      </w:pPr>
      <w:r>
        <w:t xml:space="preserve">c. operatory genetyczne są binarne</w:t>
      </w:r>
      <w:r/>
    </w:p>
    <w:p>
      <w:pPr>
        <w:pBdr/>
        <w:spacing w:after="240"/>
        <w:ind w:firstLine="720"/>
        <w:rPr>
          <w:highlight w:val="white"/>
        </w:rPr>
      </w:pPr>
      <w:r>
        <w:t xml:space="preserve">d. kodowane rozwiązanie nie może być permutacją</w:t>
      </w:r>
      <w:r>
        <w:rPr>
          <w:highlight w:val="white"/>
        </w:rPr>
        <w:t xml:space="preserve"> 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white"/>
        </w:rPr>
        <w:t xml:space="preserve">102. </w:t>
      </w:r>
      <w:r>
        <w:t xml:space="preserve">W kolorowaniu wierzchołkowym, przy założeniu P!=NP, oszacowanie liczby chromatycznej jako mniejszej od lub równej stopniowi grafu Delta (o ile nie jest cyklem o nieparzystej długości i nie zawiera kliki o rozmiarze Delta+1) jest</w:t>
      </w:r>
      <w:r/>
    </w:p>
    <w:p>
      <w:pPr>
        <w:pBdr/>
        <w:spacing w:after="240"/>
        <w:ind w:firstLine="720"/>
        <w:rPr>
          <w:color w:val="7030a0"/>
        </w:rPr>
      </w:pPr>
      <w:r>
        <w:rPr>
          <w:color w:val="7030a0"/>
        </w:rPr>
        <w:t xml:space="preserve">a. dowolnie odległe od liczby chromatycznej i nieobliczalne w wielomianowym czasie</w:t>
      </w:r>
      <w:r>
        <w:rPr>
          <w:color w:val="7030a0"/>
        </w:rPr>
      </w:r>
      <w:r>
        <w:rPr>
          <w:color w:val="7030a0"/>
        </w:rPr>
      </w:r>
    </w:p>
    <w:p>
      <w:pPr>
        <w:pBdr/>
        <w:spacing w:after="240"/>
        <w:ind w:firstLine="720"/>
        <w:rPr>
          <w:color w:val="000000" w:themeColor="text1"/>
        </w:rPr>
      </w:pPr>
      <w:r>
        <w:rPr>
          <w:color w:val="000000" w:themeColor="text1"/>
        </w:rPr>
        <w:t xml:space="preserve">b. bardzo bliskie liczby chromatycznej i obliczalne w wielomianowym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czasie</w:t>
      </w:r>
      <w:r>
        <w:rPr>
          <w:color w:val="000000" w:themeColor="text1"/>
        </w:rPr>
      </w:r>
      <w:r>
        <w:rPr>
          <w:color w:val="000000" w:themeColor="text1"/>
        </w:rPr>
      </w:r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</w:rPr>
        <w:t xml:space="preserve">c. dowolnie odległe od liczby chromatycznej i obliczalne w</w:t>
      </w:r>
      <w:r>
        <w:rPr>
          <w:color w:val="ff0000"/>
        </w:rPr>
        <w:t xml:space="preserve"> </w:t>
      </w:r>
      <w:r>
        <w:rPr>
          <w:color w:val="ff0000"/>
        </w:rPr>
        <w:t xml:space="preserve">wielomianowym czasie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>
          <w:highlight w:val="white"/>
        </w:rPr>
      </w:pPr>
      <w:r>
        <w:t xml:space="preserve">d. bardzo bliskie liczby chromatycznej i nieobliczalne w wielomianowym czasie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/>
        <w:rPr/>
      </w:pPr>
      <w:r>
        <w:rPr>
          <w:highlight w:val="none"/>
        </w:rPr>
        <w:t xml:space="preserve">103. </w:t>
      </w:r>
      <w:r>
        <w:rPr>
          <w:highlight w:val="white"/>
        </w:rPr>
        <w:t xml:space="preserve">Porównując metody przeszukiwania lokalnego i populacyjne</w:t>
      </w:r>
      <w:r>
        <w:rPr>
          <w:highlight w:val="white"/>
        </w:rPr>
      </w:r>
      <w:r/>
    </w:p>
    <w:p>
      <w:pPr>
        <w:pBdr/>
        <w:spacing w:after="240"/>
        <w:ind/>
        <w:rPr>
          <w:highlight w:val="white"/>
        </w:rPr>
      </w:pPr>
      <w:r>
        <w:rPr>
          <w:highlight w:val="white"/>
        </w:rPr>
        <w:t xml:space="preserve"> </w:t>
        <w:tab/>
        <w:t xml:space="preserve">a. przeszukiwania lokalnego wymieniają cechy między rozwiązaniami  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 w:firstLine="720"/>
        <w:rPr>
          <w:highlight w:val="white"/>
        </w:rPr>
      </w:pPr>
      <w:r>
        <w:rPr>
          <w:highlight w:val="white"/>
        </w:rPr>
        <w:t xml:space="preserve">b. przeszukiwania lokalnego i populacyjne wymieniają cechy między </w:t>
      </w:r>
      <w:r>
        <w:rPr>
          <w:highlight w:val="white"/>
        </w:rPr>
        <w:t xml:space="preserve">rozwiązaniami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/>
        <w:ind w:firstLine="720"/>
        <w:rPr>
          <w:color w:val="ff0000"/>
        </w:rPr>
      </w:pPr>
      <w:r>
        <w:rPr>
          <w:color w:val="ff0000"/>
          <w:highlight w:val="white"/>
        </w:rPr>
        <w:t xml:space="preserve">c. populacyjne wymieniają cechy między rozwiązaniami</w:t>
      </w:r>
      <w:r>
        <w:rPr>
          <w:color w:val="ff0000"/>
        </w:rPr>
      </w:r>
      <w:r>
        <w:rPr>
          <w:color w:val="ff0000"/>
        </w:rPr>
      </w:r>
    </w:p>
    <w:p>
      <w:pPr>
        <w:pBdr/>
        <w:spacing w:after="240"/>
        <w:ind w:firstLine="720"/>
        <w:rPr/>
      </w:pPr>
      <w:r>
        <w:rPr>
          <w:highlight w:val="white"/>
        </w:rPr>
        <w:t xml:space="preserve">d. ani przeszukiwania lokalnego ani populacyjne nie wymieniają cech między </w:t>
        <w:tab/>
        <w:t xml:space="preserve">rozwiązaniami</w:t>
      </w:r>
      <w:r>
        <w:rPr>
          <w:highlight w:val="white"/>
        </w:rPr>
      </w:r>
      <w:r/>
    </w:p>
    <w:p>
      <w:pPr>
        <w:pBdr/>
        <w:spacing w:after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b/>
          <w:sz w:val="32"/>
          <w:szCs w:val="32"/>
          <w:highlight w:val="white"/>
        </w:rPr>
      </w:pPr>
      <w:r>
        <w:rPr>
          <w:b/>
          <w:sz w:val="32"/>
          <w:szCs w:val="32"/>
          <w:highlight w:val="white"/>
        </w:rPr>
        <w:t xml:space="preserve">ALGORYTMY</w:t>
      </w:r>
      <w:r>
        <w:rPr>
          <w:b/>
          <w:sz w:val="32"/>
          <w:szCs w:val="32"/>
          <w:highlight w:val="white"/>
        </w:rPr>
      </w:r>
      <w:r>
        <w:rPr>
          <w:b/>
          <w:sz w:val="32"/>
          <w:szCs w:val="32"/>
          <w:highlight w:val="white"/>
        </w:rPr>
      </w:r>
    </w:p>
    <w:p>
      <w:pPr>
        <w:pBdr/>
        <w:spacing w:after="240" w:before="240"/>
        <w:ind/>
        <w:rPr/>
      </w:pPr>
      <w:r/>
      <w:hyperlink r:id="rId15" w:tooltip="https://colab.research.google.com/drive/1xBhIG6uA66Rnz-yK9QnSiLZxAYAN2-OA#scrollTo=Fx0omXQX_Nmi" w:history="1">
        <w:r>
          <w:rPr>
            <w:rStyle w:val="872"/>
          </w:rPr>
          <w:t xml:space="preserve">https://colab.research.google.com/drive/1xBhIG6uA66Rnz-yK9QnSiLZxAYAN2-OA#scrollTo=Fx0omXQX_Nmi</w:t>
        </w:r>
      </w:hyperlink>
      <w:r/>
      <w:r/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elementów. w=[2, 2, 4, 9, 8, 1, 6, 7, 6]. Rozmiary elementów: s=[4, 5, 5, 7, 5, 1, 5, 5, 4]. Rozmiar plecaka: 10.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elementów. w=[10, 9, 8, 10, 5, 9, 1, 1, 4]. Rozmiary elementów: s=[3, 9, 6, 6, 6, 7, 6, 4, 7]. Rozmiar plecaka: 11. 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elementów. w=[8, 9, 3, 3, 3, 8, 7, 1, 1]. Rozmiary elementów: s=[6, 1, 4, 8, 10, 5, 8, 4, 1]. Rozmiar plecaka: 11.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elementów. w=[4, 6, 6, 5, 1, 10, 4, 9, 9]. Rozmiary elementów: s=[6, 5, 6, 9, 2, 8, 2, 10, 5]. Rozmiar plecaka: 13.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 Wartości elementów: w=[5, 5, 10,5, 9, 1, 2, 5, 2]. Rozmiary elementów: s=[5, 6, 7, 10, 10, 4, 9, 7, 5]. Rozmiar plecaka: 13.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w=[10, 9, 7, 8, 10, 2, 5, 10, 5]. Rozmiary elementów: s=[4, 4, 7, 6, 1, 6, 1, 3, 4]. Rozmiar plecaka: 15.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w=[9, 1, 7, 9, 2, 3, 7, 1, 7]. Rozmiary elementów: s=[10, 7, 10, 1, 8, 8, 8, 3, 7]. Rozmiar plecaka: 11.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w=[10, 5, 8, 8, 3, 10, 9, 7, 8]. Rozmiary elementów: s=[10, 10, 2, 9, 2,5, 4, 9, 7]. Rozmiar plecaka: 10.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w=[2, 9, 3, 2, 10, 2, 6, 10]. Rozmiary elementów: s=[3, 10, 9, 4, 6, 9, 10, 2]. Rozmiar plecaka: 10.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w=[1, 8, 6, 1, 3, 10, 2, 5, 7]. Rozmiary elementów: s=[6, 8, 5, 7, 9, 3, 3, 7, 4]. Rozmiar plecaka: 15.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w=[4, 3, 5, 2, 10, 2, 10, 2, 7]. Rozmiary elementów: s=[4, 3, 5, 2, 10, 2, 10, 2, 7]. Rozmiar plecaka: 13.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w=[10, 5, 2, 9, 9, 2, 10, 10, 6]. Rozmiary elementów: s=[2, 10, 8, 4, 5, 7, 8, 3, 1]. Rozmiar plecaka: 10.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w=[4, 8, 9, 1, 6, 9, 5, 10, 10]. Rozmiary elementów: s=[5, 2, 9, 7, 2, 2, 10, 11, 5]. Rozmiar plecaka: 15.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 w:left="720"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numPr>
          <w:ilvl w:val="0"/>
          <w:numId w:val="20"/>
        </w:num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Wartości elementów: w=[8, 4, 9, 5, 2, 5, 2, 8, 3]. Rozmiary elementów: s=[5, 5, 8, 7, 1, 1, 8, 9, 3]. Rozmiar plecaka: 11 . </w:t>
      </w:r>
      <w:r>
        <w:rPr>
          <w:highlight w:val="white"/>
        </w:rPr>
      </w:r>
      <w:r>
        <w:rPr>
          <w:highlight w:val="white"/>
        </w:rPr>
      </w:r>
    </w:p>
    <w:p>
      <w:pPr>
        <w:pStyle w:val="732"/>
        <w:pBdr/>
        <w:spacing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103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1718945"/>
                <wp:effectExtent l="0" t="0" r="0" b="0"/>
                <wp:docPr id="5" name="_x0000_i102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5727700" cy="171894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451.00pt;height:135.35pt;mso-wrap-distance-left:0.00pt;mso-wrap-distance-top:0.00pt;mso-wrap-distance-right:0.00pt;mso-wrap-distance-bottom:0.00pt;z-index:1;" stroked="f">
                <v:imagedata r:id="rId16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104</w:t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1777365"/>
                <wp:effectExtent l="0" t="0" r="0" b="0"/>
                <wp:docPr id="6" name="_x0000_i103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27700" cy="17773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451.00pt;height:139.95pt;mso-wrap-distance-left:0.00pt;mso-wrap-distance-top:0.00pt;mso-wrap-distance-right:0.00pt;mso-wrap-distance-bottom:0.00pt;z-index:1;" stroked="f">
                <v:imagedata r:id="rId17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Zad.105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848360"/>
                <wp:effectExtent l="0" t="0" r="0" b="0"/>
                <wp:docPr id="7" name="_x0000_i10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27700" cy="8483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451.00pt;height:66.80pt;mso-wrap-distance-left:0.00pt;mso-wrap-distance-top:0.00pt;mso-wrap-distance-right:0.00pt;mso-wrap-distance-bottom:0.00pt;z-index:1;" stroked="f">
                <v:imagedata r:id="rId18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106</w:t>
      </w: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4096385"/>
                <wp:effectExtent l="0" t="0" r="0" b="0"/>
                <wp:docPr id="8" name="_x0000_i103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27700" cy="4096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451.00pt;height:322.55pt;mso-wrap-distance-left:0.00pt;mso-wrap-distance-top:0.00pt;mso-wrap-distance-right:0.00pt;mso-wrap-distance-bottom:0.00pt;z-index:1;" stroked="f">
                <v:imagedata r:id="rId19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107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3095" cy="2450465"/>
                <wp:effectExtent l="0" t="0" r="0" b="0"/>
                <wp:docPr id="9" name="_x0000_i103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13095" cy="24504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49.85pt;height:192.95pt;mso-wrap-distance-left:0.00pt;mso-wrap-distance-top:0.00pt;mso-wrap-distance-right:0.00pt;mso-wrap-distance-bottom:0.00pt;z-index:1;" stroked="f">
                <v:imagedata r:id="rId20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108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7700" cy="1346200"/>
                <wp:effectExtent l="0" t="0" r="0" b="0"/>
                <wp:docPr id="10" name="_x0000_i103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27700" cy="13462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51.00pt;height:106.00pt;mso-wrap-distance-left:0.00pt;mso-wrap-distance-top:0.00pt;mso-wrap-distance-right:0.00pt;mso-wrap-distance-bottom:0.00pt;z-index:1;" stroked="f">
                <v:imagedata r:id="rId21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109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20715" cy="1163320"/>
                <wp:effectExtent l="0" t="0" r="0" b="0"/>
                <wp:docPr id="11" name="_x0000_i103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720715" cy="11633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50.45pt;height:91.60pt;mso-wrap-distance-left:0.00pt;mso-wrap-distance-top:0.00pt;mso-wrap-distance-right:0.00pt;mso-wrap-distance-bottom:0.00pt;z-index:1;" stroked="f">
                <v:imagedata r:id="rId22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w:t xml:space="preserve">Zad. 110</w:t>
      </w:r>
      <w:r>
        <w:rPr>
          <w:highlight w:val="white"/>
        </w:rPr>
      </w:r>
      <w:r>
        <w:rPr>
          <w:highlight w:val="white"/>
        </w:rPr>
      </w:r>
    </w:p>
    <w:p>
      <w:pPr>
        <w:pBdr/>
        <w:spacing w:after="240" w:before="240"/>
        <w:ind/>
        <w:rPr>
          <w:highlight w:val="white"/>
        </w:rPr>
      </w:pPr>
      <w:r>
        <w:rPr>
          <w:highlight w:val="whit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13095" cy="2385060"/>
                <wp:effectExtent l="0" t="0" r="0" b="0"/>
                <wp:docPr id="12" name="_x0000_i10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13095" cy="2385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49.85pt;height:187.80pt;mso-wrap-distance-left:0.00pt;mso-wrap-distance-top:0.00pt;mso-wrap-distance-right:0.00pt;mso-wrap-distance-bottom:0.00pt;z-index:1;" stroked="f">
                <v:imagedata r:id="rId23" o:title=""/>
                <o:lock v:ext="edit" rotation="t"/>
              </v:shape>
            </w:pict>
          </mc:Fallback>
        </mc:AlternateContent>
      </w:r>
      <w:r>
        <w:rPr>
          <w:highlight w:val="white"/>
        </w:rPr>
      </w:r>
      <w:r>
        <w:rPr>
          <w:highlight w:val="white"/>
        </w:rPr>
      </w:r>
    </w:p>
    <w:sectPr>
      <w:footerReference w:type="default" r:id="rId9"/>
      <w:footnotePr/>
      <w:endnotePr/>
      <w:type w:val="nextPage"/>
      <w:pgSz w:h="16834" w:orient="landscape" w:w="11909"/>
      <w:pgMar w:top="1440" w:right="1440" w:bottom="1440" w:left="1440" w:header="720" w:footer="720" w:gutter="0"/>
      <w:pgNumType w:start="1"/>
      <w:cols w:num="1" w:sep="0" w:space="1701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line="240" w:lineRule="auto"/>
        <w:ind/>
        <w:rPr/>
      </w:pPr>
      <w:r>
        <w:separator/>
      </w:r>
      <w:r/>
    </w:p>
  </w:endnote>
  <w:endnote w:type="continuationSeparator" w:id="0">
    <w:p>
      <w:pPr>
        <w:pBdr/>
        <w:spacing w:line="240" w:lineRule="auto"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Lora">
    <w:panose1 w:val="02000603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Bdr/>
      <w:spacing/>
      <w:ind/>
      <w:rPr>
        <w:ins w:id="1" w:author="Miłosz Sobol" w:date="2024-01-24T17:20:00Z"/>
      </w:rPr>
    </w:pPr>
    <w:r/>
    <w:ins w:id="2" w:author="Miłosz Sobol" w:date="2024-01-24T17:20:00Z">
      <w:r/>
    </w:ins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line="240" w:lineRule="auto"/>
        <w:ind/>
        <w:rPr/>
      </w:pPr>
      <w:r>
        <w:separator/>
      </w:r>
      <w:r/>
    </w:p>
  </w:footnote>
  <w:footnote w:type="continuationSeparator" w:id="0">
    <w:p>
      <w:pPr>
        <w:pBdr/>
        <w:spacing w:line="240" w:lineRule="auto"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2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3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4">
    <w:lvl w:ilvl="0">
      <w:isLgl w:val="false"/>
      <w:lvlJc w:val="left"/>
      <w:lvlText w:val="●"/>
      <w:numFmt w:val="bullet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○"/>
      <w:numFmt w:val="bullet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■"/>
      <w:numFmt w:val="bullet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●"/>
      <w:numFmt w:val="bullet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○"/>
      <w:numFmt w:val="bullet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■"/>
      <w:numFmt w:val="bullet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●"/>
      <w:numFmt w:val="bullet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○"/>
      <w:numFmt w:val="bullet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■"/>
      <w:numFmt w:val="bullet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5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6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7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8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9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0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1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2">
    <w:lvl w:ilvl="0">
      <w:isLgl w:val="false"/>
      <w:lvlJc w:val="left"/>
      <w:lvlText w:val="%1."/>
      <w:numFmt w:val="decimal"/>
      <w:pPr>
        <w:pBdr/>
        <w:spacing/>
        <w:ind w:hanging="360" w:left="36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59" w:left="927"/>
      </w:pPr>
      <w:rPr>
        <w:color w:val="000000" w:themeColor="text1"/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237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957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77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97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117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837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557"/>
      </w:pPr>
      <w:rPr>
        <w:u w:val="none"/>
      </w:rPr>
      <w:start w:val="1"/>
      <w:suff w:val="tab"/>
    </w:lvl>
  </w:abstractNum>
  <w:abstractNum w:abstractNumId="13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4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5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6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7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8">
    <w:lvl w:ilvl="0">
      <w:isLgl w:val="false"/>
      <w:lvlJc w:val="left"/>
      <w:lvlText w:val="%1."/>
      <w:numFmt w:val="lowerLetter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right"/>
      <w:lvlText w:val="%2."/>
      <w:numFmt w:val="lowerRoman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left"/>
      <w:lvlText w:val="%3."/>
      <w:numFmt w:val="decimal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lowerLetter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right"/>
      <w:lvlText w:val="%5."/>
      <w:numFmt w:val="lowerRoman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left"/>
      <w:lvlText w:val="%6."/>
      <w:numFmt w:val="decimal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lowerLetter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right"/>
      <w:lvlText w:val="%8."/>
      <w:numFmt w:val="lowerRoman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left"/>
      <w:lvlText w:val="%9."/>
      <w:numFmt w:val="decimal"/>
      <w:pPr>
        <w:pBdr/>
        <w:spacing/>
        <w:ind w:hanging="360" w:left="6480"/>
      </w:pPr>
      <w:rPr>
        <w:u w:val="none"/>
      </w:rPr>
      <w:start w:val="1"/>
      <w:suff w:val="tab"/>
    </w:lvl>
  </w:abstractNum>
  <w:abstractNum w:abstractNumId="19">
    <w:lvl w:ilvl="0">
      <w:isLgl w:val="false"/>
      <w:lvlJc w:val="left"/>
      <w:lvlText w:val="%1."/>
      <w:numFmt w:val="decimal"/>
      <w:pPr>
        <w:pBdr/>
        <w:spacing/>
        <w:ind w:hanging="360" w:left="720"/>
      </w:pPr>
      <w:rPr>
        <w:u w:val="none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>
        <w:u w:val="none"/>
      </w:rPr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360" w:left="2160"/>
      </w:pPr>
      <w:rPr>
        <w:u w:val="none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>
        <w:u w:val="none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>
        <w:u w:val="none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360" w:left="4320"/>
      </w:pPr>
      <w:rPr>
        <w:u w:val="none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>
        <w:u w:val="none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>
        <w:u w:val="none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360" w:left="6480"/>
      </w:pPr>
      <w:rPr>
        <w:u w:val="none"/>
      </w:rPr>
      <w:start w:val="1"/>
      <w:suff w:val="tab"/>
    </w:lvl>
  </w:abstractNum>
  <w:num w:numId="1">
    <w:abstractNumId w:val="10"/>
  </w:num>
  <w:num w:numId="2">
    <w:abstractNumId w:val="7"/>
  </w:num>
  <w:num w:numId="3">
    <w:abstractNumId w:val="12"/>
  </w:num>
  <w:num w:numId="4">
    <w:abstractNumId w:val="8"/>
  </w:num>
  <w:num w:numId="5">
    <w:abstractNumId w:val="9"/>
  </w:num>
  <w:num w:numId="6">
    <w:abstractNumId w:val="1"/>
  </w:num>
  <w:num w:numId="7">
    <w:abstractNumId w:val="11"/>
  </w:num>
  <w:num w:numId="8">
    <w:abstractNumId w:val="2"/>
  </w:num>
  <w:num w:numId="9">
    <w:abstractNumId w:val="15"/>
  </w:num>
  <w:num w:numId="10">
    <w:abstractNumId w:val="17"/>
  </w:num>
  <w:num w:numId="11">
    <w:abstractNumId w:val="3"/>
  </w:num>
  <w:num w:numId="12">
    <w:abstractNumId w:val="13"/>
  </w:num>
  <w:num w:numId="13">
    <w:abstractNumId w:val="16"/>
  </w:num>
  <w:num w:numId="14">
    <w:abstractNumId w:val="19"/>
  </w:num>
  <w:num w:numId="15">
    <w:abstractNumId w:val="5"/>
  </w:num>
  <w:num w:numId="16">
    <w:abstractNumId w:val="14"/>
  </w:num>
  <w:num w:numId="17">
    <w:abstractNumId w:val="0"/>
  </w:num>
  <w:num w:numId="18">
    <w:abstractNumId w:val="6"/>
  </w:num>
  <w:num w:numId="19">
    <w:abstractNumId w:val="18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20"/>
  <w:hyphenationZone w:val="425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="Arial" w:hAnsi="Arial" w:eastAsia="Arial" w:cs="Arial"/>
        <w:sz w:val="22"/>
        <w:szCs w:val="22"/>
        <w:lang w:val="pl-PL" w:eastAsia="pl-PL" w:bidi="ar-SA"/>
      </w:rPr>
    </w:rPrDefault>
    <w:pPrDefault>
      <w:pPr>
        <w:pBdr/>
        <w:spacing w:after="0" w:afterAutospacing="0" w:before="0" w:beforeAutospacing="0" w:line="276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10">
    <w:name w:val="Title Char"/>
    <w:basedOn w:val="717"/>
    <w:link w:val="897"/>
    <w:uiPriority w:val="10"/>
    <w:pPr>
      <w:pBdr/>
      <w:spacing/>
      <w:ind/>
    </w:pPr>
    <w:rPr>
      <w:sz w:val="48"/>
      <w:szCs w:val="48"/>
    </w:rPr>
  </w:style>
  <w:style w:type="character" w:styleId="711">
    <w:name w:val="Subtitle Char"/>
    <w:basedOn w:val="717"/>
    <w:link w:val="898"/>
    <w:uiPriority w:val="11"/>
    <w:pPr>
      <w:pBdr/>
      <w:spacing/>
      <w:ind/>
    </w:pPr>
    <w:rPr>
      <w:sz w:val="24"/>
      <w:szCs w:val="24"/>
    </w:rPr>
  </w:style>
  <w:style w:type="character" w:styleId="712">
    <w:name w:val="Quote Char"/>
    <w:link w:val="736"/>
    <w:uiPriority w:val="29"/>
    <w:pPr>
      <w:pBdr/>
      <w:spacing/>
      <w:ind/>
    </w:pPr>
    <w:rPr>
      <w:i/>
    </w:rPr>
  </w:style>
  <w:style w:type="character" w:styleId="713">
    <w:name w:val="Intense Quote Char"/>
    <w:link w:val="738"/>
    <w:uiPriority w:val="30"/>
    <w:pPr>
      <w:pBdr/>
      <w:spacing/>
      <w:ind/>
    </w:pPr>
    <w:rPr>
      <w:i/>
    </w:rPr>
  </w:style>
  <w:style w:type="character" w:styleId="714">
    <w:name w:val="Footnote Text Char"/>
    <w:link w:val="873"/>
    <w:uiPriority w:val="99"/>
    <w:pPr>
      <w:pBdr/>
      <w:spacing/>
      <w:ind/>
    </w:pPr>
    <w:rPr>
      <w:sz w:val="18"/>
    </w:rPr>
  </w:style>
  <w:style w:type="character" w:styleId="715">
    <w:name w:val="Endnote Text Char"/>
    <w:link w:val="876"/>
    <w:uiPriority w:val="99"/>
    <w:pPr>
      <w:pBdr/>
      <w:spacing/>
      <w:ind/>
    </w:pPr>
    <w:rPr>
      <w:sz w:val="20"/>
    </w:rPr>
  </w:style>
  <w:style w:type="paragraph" w:styleId="716" w:default="1">
    <w:name w:val="Normal"/>
    <w:pPr>
      <w:pBdr/>
      <w:spacing/>
      <w:ind/>
    </w:pPr>
  </w:style>
  <w:style w:type="character" w:styleId="717" w:default="1">
    <w:name w:val="Default Paragraph Font"/>
    <w:uiPriority w:val="1"/>
    <w:semiHidden/>
    <w:unhideWhenUsed/>
    <w:pPr>
      <w:pBdr/>
      <w:spacing/>
      <w:ind/>
    </w:pPr>
  </w:style>
  <w:style w:type="table" w:styleId="718" w:default="1">
    <w:name w:val="Normal Table"/>
    <w:uiPriority w:val="99"/>
    <w:semiHidden/>
    <w:unhideWhenUsed/>
    <w:qFormat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19" w:default="1">
    <w:name w:val="No List"/>
    <w:uiPriority w:val="99"/>
    <w:semiHidden/>
    <w:unhideWhenUsed/>
    <w:pPr>
      <w:pBdr/>
      <w:spacing/>
      <w:ind/>
    </w:pPr>
  </w:style>
  <w:style w:type="character" w:styleId="720" w:customStyle="1">
    <w:name w:val="Heading 1 Char"/>
    <w:link w:val="891"/>
    <w:uiPriority w:val="9"/>
    <w:pPr>
      <w:pBdr/>
      <w:spacing/>
      <w:ind/>
    </w:pPr>
    <w:rPr>
      <w:rFonts w:ascii="Arial" w:hAnsi="Arial" w:eastAsia="Arial" w:cs="Arial"/>
      <w:sz w:val="40"/>
      <w:szCs w:val="40"/>
    </w:rPr>
  </w:style>
  <w:style w:type="character" w:styleId="721" w:customStyle="1">
    <w:name w:val="Heading 2 Char"/>
    <w:link w:val="892"/>
    <w:uiPriority w:val="9"/>
    <w:pPr>
      <w:pBdr/>
      <w:spacing/>
      <w:ind/>
    </w:pPr>
    <w:rPr>
      <w:rFonts w:ascii="Arial" w:hAnsi="Arial" w:eastAsia="Arial" w:cs="Arial"/>
      <w:sz w:val="34"/>
    </w:rPr>
  </w:style>
  <w:style w:type="character" w:styleId="722" w:customStyle="1">
    <w:name w:val="Heading 3 Char"/>
    <w:link w:val="893"/>
    <w:uiPriority w:val="9"/>
    <w:pPr>
      <w:pBdr/>
      <w:spacing/>
      <w:ind/>
    </w:pPr>
    <w:rPr>
      <w:rFonts w:ascii="Arial" w:hAnsi="Arial" w:eastAsia="Arial" w:cs="Arial"/>
      <w:sz w:val="30"/>
      <w:szCs w:val="30"/>
    </w:rPr>
  </w:style>
  <w:style w:type="character" w:styleId="723" w:customStyle="1">
    <w:name w:val="Heading 4 Char"/>
    <w:link w:val="894"/>
    <w:uiPriority w:val="9"/>
    <w:pPr>
      <w:pBdr/>
      <w:spacing/>
      <w:ind/>
    </w:pPr>
    <w:rPr>
      <w:rFonts w:ascii="Arial" w:hAnsi="Arial" w:eastAsia="Arial" w:cs="Arial"/>
      <w:b/>
      <w:bCs/>
      <w:sz w:val="26"/>
      <w:szCs w:val="26"/>
    </w:rPr>
  </w:style>
  <w:style w:type="character" w:styleId="724" w:customStyle="1">
    <w:name w:val="Heading 5 Char"/>
    <w:link w:val="895"/>
    <w:uiPriority w:val="9"/>
    <w:pPr>
      <w:pBdr/>
      <w:spacing/>
      <w:ind/>
    </w:pPr>
    <w:rPr>
      <w:rFonts w:ascii="Arial" w:hAnsi="Arial" w:eastAsia="Arial" w:cs="Arial"/>
      <w:b/>
      <w:bCs/>
      <w:sz w:val="24"/>
      <w:szCs w:val="24"/>
    </w:rPr>
  </w:style>
  <w:style w:type="character" w:styleId="725" w:customStyle="1">
    <w:name w:val="Heading 6 Char"/>
    <w:link w:val="896"/>
    <w:uiPriority w:val="9"/>
    <w:pPr>
      <w:pBdr/>
      <w:spacing/>
      <w:ind/>
    </w:pPr>
    <w:rPr>
      <w:rFonts w:ascii="Arial" w:hAnsi="Arial" w:eastAsia="Arial" w:cs="Arial"/>
      <w:b/>
      <w:bCs/>
      <w:sz w:val="22"/>
      <w:szCs w:val="22"/>
    </w:rPr>
  </w:style>
  <w:style w:type="paragraph" w:styleId="726" w:customStyle="1">
    <w:name w:val="Heading 7"/>
    <w:basedOn w:val="716"/>
    <w:next w:val="716"/>
    <w:link w:val="727"/>
    <w:uiPriority w:val="9"/>
    <w:unhideWhenUsed/>
    <w:qFormat/>
    <w:pPr>
      <w:keepNext w:val="true"/>
      <w:keepLines w:val="true"/>
      <w:pBdr/>
      <w:spacing w:after="200" w:before="320"/>
      <w:ind/>
      <w:outlineLvl w:val="6"/>
    </w:pPr>
    <w:rPr>
      <w:b/>
      <w:bCs/>
      <w:i/>
      <w:iCs/>
    </w:rPr>
  </w:style>
  <w:style w:type="character" w:styleId="727" w:customStyle="1">
    <w:name w:val="Heading 7 Char"/>
    <w:link w:val="726"/>
    <w:uiPriority w:val="9"/>
    <w:pPr>
      <w:pBdr/>
      <w:spacing/>
      <w:ind/>
    </w:pPr>
    <w:rPr>
      <w:rFonts w:ascii="Arial" w:hAnsi="Arial" w:eastAsia="Arial" w:cs="Arial"/>
      <w:b/>
      <w:bCs/>
      <w:i/>
      <w:iCs/>
      <w:sz w:val="22"/>
      <w:szCs w:val="22"/>
    </w:rPr>
  </w:style>
  <w:style w:type="paragraph" w:styleId="728" w:customStyle="1">
    <w:name w:val="Heading 8"/>
    <w:basedOn w:val="716"/>
    <w:next w:val="716"/>
    <w:link w:val="729"/>
    <w:uiPriority w:val="9"/>
    <w:unhideWhenUsed/>
    <w:qFormat/>
    <w:pPr>
      <w:keepNext w:val="true"/>
      <w:keepLines w:val="true"/>
      <w:pBdr/>
      <w:spacing w:after="200" w:before="320"/>
      <w:ind/>
      <w:outlineLvl w:val="7"/>
    </w:pPr>
    <w:rPr>
      <w:i/>
      <w:iCs/>
    </w:rPr>
  </w:style>
  <w:style w:type="character" w:styleId="729" w:customStyle="1">
    <w:name w:val="Heading 8 Char"/>
    <w:link w:val="728"/>
    <w:uiPriority w:val="9"/>
    <w:pPr>
      <w:pBdr/>
      <w:spacing/>
      <w:ind/>
    </w:pPr>
    <w:rPr>
      <w:rFonts w:ascii="Arial" w:hAnsi="Arial" w:eastAsia="Arial" w:cs="Arial"/>
      <w:i/>
      <w:iCs/>
      <w:sz w:val="22"/>
      <w:szCs w:val="22"/>
    </w:rPr>
  </w:style>
  <w:style w:type="paragraph" w:styleId="730" w:customStyle="1">
    <w:name w:val="Heading 9"/>
    <w:basedOn w:val="716"/>
    <w:next w:val="716"/>
    <w:link w:val="731"/>
    <w:uiPriority w:val="9"/>
    <w:unhideWhenUsed/>
    <w:qFormat/>
    <w:pPr>
      <w:keepNext w:val="true"/>
      <w:keepLines w:val="true"/>
      <w:pBdr/>
      <w:spacing w:after="200" w:before="320"/>
      <w:ind/>
      <w:outlineLvl w:val="8"/>
    </w:pPr>
    <w:rPr>
      <w:i/>
      <w:iCs/>
      <w:sz w:val="21"/>
      <w:szCs w:val="21"/>
    </w:rPr>
  </w:style>
  <w:style w:type="character" w:styleId="731" w:customStyle="1">
    <w:name w:val="Heading 9 Char"/>
    <w:link w:val="730"/>
    <w:uiPriority w:val="9"/>
    <w:pPr>
      <w:pBdr/>
      <w:spacing/>
      <w:ind/>
    </w:pPr>
    <w:rPr>
      <w:rFonts w:ascii="Arial" w:hAnsi="Arial" w:eastAsia="Arial" w:cs="Arial"/>
      <w:i/>
      <w:iCs/>
      <w:sz w:val="21"/>
      <w:szCs w:val="21"/>
    </w:rPr>
  </w:style>
  <w:style w:type="paragraph" w:styleId="732">
    <w:name w:val="List Paragraph"/>
    <w:basedOn w:val="716"/>
    <w:uiPriority w:val="34"/>
    <w:qFormat/>
    <w:pPr>
      <w:pBdr/>
      <w:spacing/>
      <w:ind w:left="720"/>
      <w:contextualSpacing w:val="true"/>
    </w:pPr>
  </w:style>
  <w:style w:type="paragraph" w:styleId="733">
    <w:name w:val="No Spacing"/>
    <w:uiPriority w:val="1"/>
    <w:qFormat/>
    <w:pPr>
      <w:pBdr/>
      <w:spacing w:line="240" w:lineRule="auto"/>
      <w:ind/>
    </w:pPr>
  </w:style>
  <w:style w:type="character" w:styleId="734" w:customStyle="1">
    <w:name w:val="Tytuł Znak"/>
    <w:link w:val="897"/>
    <w:uiPriority w:val="10"/>
    <w:pPr>
      <w:pBdr/>
      <w:spacing/>
      <w:ind/>
    </w:pPr>
    <w:rPr>
      <w:sz w:val="48"/>
      <w:szCs w:val="48"/>
    </w:rPr>
  </w:style>
  <w:style w:type="character" w:styleId="735" w:customStyle="1">
    <w:name w:val="Podtytuł Znak"/>
    <w:link w:val="898"/>
    <w:uiPriority w:val="11"/>
    <w:pPr>
      <w:pBdr/>
      <w:spacing/>
      <w:ind/>
    </w:pPr>
    <w:rPr>
      <w:sz w:val="24"/>
      <w:szCs w:val="24"/>
    </w:rPr>
  </w:style>
  <w:style w:type="paragraph" w:styleId="736">
    <w:name w:val="Quote"/>
    <w:basedOn w:val="716"/>
    <w:next w:val="716"/>
    <w:link w:val="737"/>
    <w:uiPriority w:val="29"/>
    <w:qFormat/>
    <w:pPr>
      <w:pBdr/>
      <w:spacing/>
      <w:ind w:right="720" w:left="720"/>
    </w:pPr>
    <w:rPr>
      <w:i/>
    </w:rPr>
  </w:style>
  <w:style w:type="character" w:styleId="737" w:customStyle="1">
    <w:name w:val="Cytat Znak"/>
    <w:link w:val="736"/>
    <w:uiPriority w:val="29"/>
    <w:pPr>
      <w:pBdr/>
      <w:spacing/>
      <w:ind/>
    </w:pPr>
    <w:rPr>
      <w:i/>
    </w:rPr>
  </w:style>
  <w:style w:type="paragraph" w:styleId="738">
    <w:name w:val="Intense Quote"/>
    <w:basedOn w:val="716"/>
    <w:next w:val="716"/>
    <w:link w:val="739"/>
    <w:uiPriority w:val="30"/>
    <w:qFormat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spacing/>
      <w:ind w:right="720" w:left="720"/>
    </w:pPr>
    <w:rPr>
      <w:i/>
    </w:rPr>
  </w:style>
  <w:style w:type="character" w:styleId="739" w:customStyle="1">
    <w:name w:val="Cytat intensywny Znak"/>
    <w:link w:val="738"/>
    <w:uiPriority w:val="30"/>
    <w:pPr>
      <w:pBdr/>
      <w:spacing/>
      <w:ind/>
    </w:pPr>
    <w:rPr>
      <w:i/>
    </w:rPr>
  </w:style>
  <w:style w:type="paragraph" w:styleId="740" w:customStyle="1">
    <w:name w:val="Header"/>
    <w:basedOn w:val="716"/>
    <w:link w:val="741"/>
    <w:uiPriority w:val="99"/>
    <w:unhideWhenUsed/>
    <w:pPr>
      <w:pBdr/>
      <w:tabs>
        <w:tab w:val="center" w:leader="none" w:pos="7143"/>
        <w:tab w:val="right" w:leader="none" w:pos="14287"/>
      </w:tabs>
      <w:spacing w:line="240" w:lineRule="auto"/>
      <w:ind/>
    </w:pPr>
  </w:style>
  <w:style w:type="character" w:styleId="741" w:customStyle="1">
    <w:name w:val="Header Char"/>
    <w:link w:val="740"/>
    <w:uiPriority w:val="99"/>
    <w:pPr>
      <w:pBdr/>
      <w:spacing/>
      <w:ind/>
    </w:pPr>
  </w:style>
  <w:style w:type="paragraph" w:styleId="742" w:customStyle="1">
    <w:name w:val="Footer"/>
    <w:basedOn w:val="716"/>
    <w:link w:val="745"/>
    <w:uiPriority w:val="99"/>
    <w:unhideWhenUsed/>
    <w:pPr>
      <w:pBdr/>
      <w:tabs>
        <w:tab w:val="center" w:leader="none" w:pos="7143"/>
        <w:tab w:val="right" w:leader="none" w:pos="14287"/>
      </w:tabs>
      <w:spacing w:line="240" w:lineRule="auto"/>
      <w:ind/>
    </w:pPr>
  </w:style>
  <w:style w:type="character" w:styleId="743" w:customStyle="1">
    <w:name w:val="Footer Char"/>
    <w:link w:val="742"/>
    <w:uiPriority w:val="99"/>
    <w:pPr>
      <w:pBdr/>
      <w:spacing/>
      <w:ind/>
    </w:pPr>
  </w:style>
  <w:style w:type="paragraph" w:styleId="744" w:customStyle="1">
    <w:name w:val="Caption"/>
    <w:basedOn w:val="716"/>
    <w:next w:val="716"/>
    <w:uiPriority w:val="35"/>
    <w:semiHidden/>
    <w:unhideWhenUsed/>
    <w:qFormat/>
    <w:pPr>
      <w:pBdr/>
      <w:spacing/>
      <w:ind/>
    </w:pPr>
    <w:rPr>
      <w:b/>
      <w:bCs/>
      <w:color w:val="4f81bd" w:themeColor="accent1"/>
      <w:sz w:val="18"/>
      <w:szCs w:val="18"/>
    </w:rPr>
  </w:style>
  <w:style w:type="character" w:styleId="745" w:customStyle="1">
    <w:name w:val="Caption Char"/>
    <w:link w:val="742"/>
    <w:uiPriority w:val="99"/>
    <w:pPr>
      <w:pBdr/>
      <w:spacing/>
      <w:ind/>
    </w:pPr>
  </w:style>
  <w:style w:type="table" w:styleId="746">
    <w:name w:val="Table Grid"/>
    <w:basedOn w:val="718"/>
    <w:uiPriority w:val="59"/>
    <w:pPr>
      <w:pBdr/>
      <w:spacing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7" w:customStyle="1">
    <w:name w:val="Table Grid Light"/>
    <w:basedOn w:val="718"/>
    <w:uiPriority w:val="59"/>
    <w:pPr>
      <w:pBdr/>
      <w:spacing w:line="240" w:lineRule="auto"/>
      <w:ind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8" w:customStyle="1">
    <w:name w:val="Plain Table 1"/>
    <w:basedOn w:val="718"/>
    <w:uiPriority w:val="59"/>
    <w:pPr>
      <w:pBdr/>
      <w:spacing w:line="240" w:lineRule="auto"/>
      <w:ind/>
    </w:pPr>
    <w:tblPr>
      <w:tblInd w:w="0" w:type="dxa"/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9" w:customStyle="1">
    <w:name w:val="Plain Table 2"/>
    <w:basedOn w:val="718"/>
    <w:uiPriority w:val="59"/>
    <w:pPr>
      <w:pBdr/>
      <w:spacing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0" w:customStyle="1">
    <w:name w:val="Plain Table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1" w:customStyle="1">
    <w:name w:val="Plain Table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2" w:customStyle="1">
    <w:name w:val="Plain Table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3" w:customStyle="1">
    <w:name w:val="Grid Table 1 Light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4" w:customStyle="1">
    <w:name w:val="Grid Table 1 Light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7b4d8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5" w:customStyle="1">
    <w:name w:val="Grid Table 1 Light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da9896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6" w:customStyle="1">
    <w:name w:val="Grid Table 1 Light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c4d79d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7" w:customStyle="1">
    <w:name w:val="Grid Table 1 Light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b4a4c8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8" w:customStyle="1">
    <w:name w:val="Grid Table 1 Light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95cedd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9" w:customStyle="1">
    <w:name w:val="Grid Table 1 Light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fac192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0" w:customStyle="1">
    <w:name w:val="Grid Table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1" w:customStyle="1">
    <w:name w:val="Grid Table 2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5d8ac2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5d8ac2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2" w:customStyle="1">
    <w:name w:val="Grid Table 2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d99695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d99695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3" w:customStyle="1">
    <w:name w:val="Grid Table 2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9abb59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9abb59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4" w:customStyle="1">
    <w:name w:val="Grid Table 2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b2a1c6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b2a1c6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5" w:customStyle="1">
    <w:name w:val="Grid Table 2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6" w:customStyle="1">
    <w:name w:val="Grid Table 2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7" w:customStyle="1">
    <w:name w:val="Grid Table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8" w:customStyle="1">
    <w:name w:val="Grid Table 3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9" w:customStyle="1">
    <w:name w:val="Grid Table 3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0" w:customStyle="1">
    <w:name w:val="Grid Table 3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1" w:customStyle="1">
    <w:name w:val="Grid Table 3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2" w:customStyle="1">
    <w:name w:val="Grid Table 3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3" w:customStyle="1">
    <w:name w:val="Grid Table 3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4" w:customStyle="1">
    <w:name w:val="Grid Table 4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5" w:customStyle="1">
    <w:name w:val="Grid Table 4 - Accent 1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ce6f2" w:themeColor="accent1" w:themeTint="32" w:fill="dce6f2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>
          <w:top w:val="single" w:color="5d8ac2" w:themeColor="accent1" w:themeTint="EA" w:sz="4" w:space="0"/>
          <w:left w:val="single" w:color="5d8ac2" w:themeColor="accent1" w:themeTint="EA" w:sz="4" w:space="0"/>
          <w:bottom w:val="single" w:color="5d8ac2" w:themeColor="accent1" w:themeTint="EA" w:sz="4" w:space="0"/>
          <w:right w:val="single" w:color="5d8ac2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5d8ac2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6" w:customStyle="1">
    <w:name w:val="Grid Table 4 - Accent 2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4" w:space="0"/>
          <w:left w:val="single" w:color="d99695" w:themeColor="accent2" w:themeTint="97" w:sz="4" w:space="0"/>
          <w:bottom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7" w:customStyle="1">
    <w:name w:val="Grid Table 4 - Accent 3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>
          <w:top w:val="single" w:color="9abb59" w:themeColor="accent3" w:themeTint="FE" w:sz="4" w:space="0"/>
          <w:left w:val="single" w:color="9abb59" w:themeColor="accent3" w:themeTint="FE" w:sz="4" w:space="0"/>
          <w:bottom w:val="single" w:color="9abb59" w:themeColor="accent3" w:themeTint="FE" w:sz="4" w:space="0"/>
          <w:right w:val="single" w:color="9abb59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abb59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8" w:customStyle="1">
    <w:name w:val="Grid Table 4 - Accent 4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9" w:customStyle="1">
    <w:name w:val="Grid Table 4 - Accent 5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0" w:customStyle="1">
    <w:name w:val="Grid Table 4 - Accent 6"/>
    <w:basedOn w:val="718"/>
    <w:uiPriority w:val="5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1" w:customStyle="1">
    <w:name w:val="Grid Table 5 Dark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8a8a8a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2" w:customStyle="1">
    <w:name w:val="Grid Table 5 Dark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5f1" w:themeColor="accent1" w:themeTint="34" w:fill="dae5f1" w:themeFill="accent1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ec4e0" w:themeColor="accent1" w:themeTint="75" w:fill="aec4e0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3" w:customStyle="1">
    <w:name w:val="Grid Table 5 Dark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2dcdc" w:themeColor="accent2" w:themeTint="32" w:fill="f2dcdc" w:themeFill="accent2" w:themeFillTint="32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2aead" w:themeColor="accent2" w:themeTint="75" w:fill="e2aead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4" w:customStyle="1">
    <w:name w:val="Grid Table 5 Dark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af1dc" w:themeColor="accent3" w:themeTint="34" w:fill="eaf1dc" w:themeFill="accent3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0dfb2" w:themeColor="accent3" w:themeTint="75" w:fill="d0dfb2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5" w:customStyle="1">
    <w:name w:val="Grid Table 5 Dark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5dfec" w:themeColor="accent4" w:themeTint="34" w:fill="e5dfec" w:themeFill="accent4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4b7d4" w:themeColor="accent4" w:themeTint="75" w:fill="c4b7d4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6" w:customStyle="1">
    <w:name w:val="Grid Table 5 Dark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aeef3" w:themeColor="accent5" w:themeTint="34" w:fill="daeef3" w:themeFill="accent5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acd8e4" w:themeColor="accent5" w:themeTint="75" w:fill="acd8e4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7" w:customStyle="1">
    <w:name w:val="Grid Table 5 Dark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de9d8" w:themeColor="accent6" w:themeTint="34" w:fill="fde9d8" w:themeFill="accent6" w:themeFillTint="34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bceaa" w:themeColor="accent6" w:themeTint="75" w:fill="fbceaa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>
          <w:top w:val="single" w:color="ffffff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8" w:customStyle="1">
    <w:name w:val="Grid Table 6 Colorful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cbcbcb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f7f7f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9" w:customStyle="1">
    <w:name w:val="Grid Table 6 Colorful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a6bfdd" w:themeColor="accent1" w:themeTint="80" w:sz="12" w:space="0"/>
        </w:tcBorders>
      </w:tcPr>
    </w:tblStylePr>
    <w:tblStylePr w:type="lastCol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a6bfdd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0" w:customStyle="1">
    <w:name w:val="Grid Table 6 Colorful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1" w:customStyle="1">
    <w:name w:val="Grid Table 6 Colorful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9abb59" w:themeColor="accent3" w:themeTint="FE" w:sz="12" w:space="0"/>
        </w:tcBorders>
      </w:tcPr>
    </w:tblStylePr>
    <w:tblStylePr w:type="lastCol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abb59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2" w:customStyle="1">
    <w:name w:val="Grid Table 6 Colorful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3" w:customStyle="1">
    <w:name w:val="Grid Table 6 Colorful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4bacc6" w:themeColor="accent5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4" w:customStyle="1">
    <w:name w:val="Grid Table 6 Colorful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f79646" w:themeColor="accent6" w:sz="12" w:space="0"/>
        </w:tcBorders>
      </w:tcPr>
    </w:tblStylePr>
    <w:tblStylePr w:type="lastCol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66779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5" w:customStyle="1">
    <w:name w:val="Grid Table 7 Colorful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6" w:customStyle="1">
    <w:name w:val="Grid Table 7 Colorful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5f1" w:themeColor="accent1" w:themeTint="34" w:fill="dae5f1" w:themeFill="accent1" w:themeFillTint="34"/>
        <w:tcBorders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a6bfdd" w:themeColor="accent1" w:themeTint="80" w:sz="4" w:space="0"/>
        </w:tcBorders>
      </w:tcPr>
    </w:tblStylePr>
    <w:tblStylePr w:type="fir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a6bfdd" w:themeColor="accen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a6bfdd" w:themeColor="accen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a6bfdd" w:themeColor="accen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7" w:customStyle="1">
    <w:name w:val="Grid Table 7 Colorful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8" w:customStyle="1">
    <w:name w:val="Grid Table 7 Colorful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abb59" w:themeColor="accent3" w:themeTint="FE" w:sz="4" w:space="0"/>
        </w:tcBorders>
      </w:tcPr>
    </w:tblStylePr>
    <w:tblStylePr w:type="fir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abb59" w:themeColor="accent3" w:themeTint="FE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abb59" w:themeColor="accent3" w:themeTint="FE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abb59" w:themeColor="accent3" w:themeTint="FE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9" w:customStyle="1">
    <w:name w:val="Grid Table 7 Colorful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0" w:customStyle="1">
    <w:name w:val="Grid Table 7 Colorful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Horz">
      <w:rPr>
        <w:rFonts w:ascii="Arial" w:hAnsi="Arial"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9d0de" w:themeColor="accent5" w:themeTint="90" w:sz="4" w:space="0"/>
        </w:tcBorders>
      </w:tcPr>
    </w:tblStylePr>
    <w:tblStylePr w:type="fir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9d0de" w:themeColor="accent5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9d0de" w:themeColor="accent5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9d0de" w:themeColor="accent5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1" w:customStyle="1">
    <w:name w:val="Grid Table 7 Colorful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Horz">
      <w:rPr>
        <w:rFonts w:ascii="Arial" w:hAnsi="Arial"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396" w:themeColor="accent6" w:themeTint="90" w:sz="4" w:space="0"/>
        </w:tcBorders>
      </w:tcPr>
    </w:tblStylePr>
    <w:tblStylePr w:type="fir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396" w:themeColor="accent6" w:themeTint="9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ac396" w:themeColor="accent6" w:themeTint="9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396" w:themeColor="accent6" w:themeTint="9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2" w:customStyle="1">
    <w:name w:val="List Table 1 Light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3" w:customStyle="1">
    <w:name w:val="List Table 1 Light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4" w:customStyle="1">
    <w:name w:val="List Table 1 Light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5" w:customStyle="1">
    <w:name w:val="List Table 1 Light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6" w:customStyle="1">
    <w:name w:val="List Table 1 Light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7" w:customStyle="1">
    <w:name w:val="List Table 1 Light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8" w:customStyle="1">
    <w:name w:val="List Table 1 Light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9" w:customStyle="1">
    <w:name w:val="List Table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0" w:customStyle="1">
    <w:name w:val="List Table 2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bb7d9" w:themeColor="accent1" w:themeTint="90" w:sz="4" w:space="0"/>
          <w:left w:val="none" w:color="000000" w:sz="4" w:space="0"/>
          <w:bottom w:val="single" w:color="9bb7d9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1" w:customStyle="1">
    <w:name w:val="List Table 2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b9b9a" w:themeColor="accent2" w:themeTint="90" w:sz="4" w:space="0"/>
          <w:left w:val="none" w:color="000000" w:sz="4" w:space="0"/>
          <w:bottom w:val="single" w:color="db9b9a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2" w:customStyle="1">
    <w:name w:val="List Table 2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6d8a1" w:themeColor="accent3" w:themeTint="90" w:sz="4" w:space="0"/>
          <w:left w:val="none" w:color="000000" w:sz="4" w:space="0"/>
          <w:bottom w:val="single" w:color="c6d8a1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3" w:customStyle="1">
    <w:name w:val="List Table 2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a7ca" w:themeColor="accent4" w:themeTint="90" w:sz="4" w:space="0"/>
          <w:left w:val="none" w:color="000000" w:sz="4" w:space="0"/>
          <w:bottom w:val="single" w:color="b7a7ca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4" w:customStyle="1">
    <w:name w:val="List Table 2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9d0de" w:themeColor="accent5" w:themeTint="90" w:sz="4" w:space="0"/>
          <w:left w:val="none" w:color="000000" w:sz="4" w:space="0"/>
          <w:bottom w:val="single" w:color="99d0de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5" w:customStyle="1">
    <w:name w:val="List Table 2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396" w:themeColor="accent6" w:themeTint="90" w:sz="4" w:space="0"/>
          <w:left w:val="none" w:color="000000" w:sz="4" w:space="0"/>
          <w:bottom w:val="single" w:color="fac396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6" w:customStyle="1">
    <w:name w:val="List Table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7" w:customStyle="1">
    <w:name w:val="List Table 3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8" w:customStyle="1">
    <w:name w:val="List Table 3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  <w:bottom w:val="single" w:color="d99695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4" w:space="0"/>
          <w:right w:val="single" w:color="d99695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9" w:customStyle="1">
    <w:name w:val="List Table 3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  <w:bottom w:val="single" w:color="c3d69b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4" w:space="0"/>
          <w:right w:val="single" w:color="c3d69b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0" w:customStyle="1">
    <w:name w:val="List Table 3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1" w:customStyle="1">
    <w:name w:val="List Table 3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2" w:customStyle="1">
    <w:name w:val="List Table 3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3" w:customStyle="1">
    <w:name w:val="List Table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000000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4" w:customStyle="1">
    <w:name w:val="List Table 4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5" w:customStyle="1">
    <w:name w:val="List Table 4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c0504d" w:themeColor="accent2" w:fill="c0504d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6" w:customStyle="1">
    <w:name w:val="List Table 4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9bbb59" w:themeColor="accent3" w:fill="9bbb59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7" w:customStyle="1">
    <w:name w:val="List Table 4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8064a2" w:themeColor="accent4" w:fill="8064a2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8" w:customStyle="1">
    <w:name w:val="List Table 4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9" w:customStyle="1">
    <w:name w:val="List Table 4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0" w:customStyle="1">
    <w:name w:val="List Table 5 Dark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1" w:customStyle="1">
    <w:name w:val="List Table 5 Dark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  <w:shd w:val="clear" w:color="4f81bd" w:themeColor="accent1" w:fill="4f81bd" w:themeFill="accent1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4f81bd" w:themeColor="accent1" w:fill="4f81bd" w:themeFill="accent1"/>
        <w:tcBorders>
          <w:top w:val="single" w:color="4f81bd" w:themeColor="accent1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2" w:customStyle="1">
    <w:name w:val="List Table 5 Dark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  <w:shd w:val="clear" w:color="d99695" w:themeColor="accent2" w:themeTint="97" w:fill="d99695" w:themeFill="accent2" w:themeFillTint="97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>
          <w:top w:val="single" w:color="d99695" w:themeColor="accent2" w:themeTint="97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d99695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3" w:customStyle="1">
    <w:name w:val="List Table 5 Dark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  <w:shd w:val="clear" w:color="c3d69b" w:themeColor="accent3" w:themeTint="98" w:fill="c3d69b" w:themeFill="accent3" w:themeFillTint="98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c3d69b" w:themeColor="accent3" w:themeTint="98" w:fill="c3d69b" w:themeFill="accent3" w:themeFillTint="98"/>
        <w:tcBorders>
          <w:top w:val="single" w:color="c3d69b" w:themeColor="accent3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c3d69b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4" w:customStyle="1">
    <w:name w:val="List Table 5 Dark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  <w:shd w:val="clear" w:color="b2a1c6" w:themeColor="accent4" w:themeTint="9A" w:fill="b2a1c6" w:themeFill="accent4" w:themeFillTint="9A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>
          <w:top w:val="single" w:color="b2a1c6" w:themeColor="accent4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5" w:customStyle="1">
    <w:name w:val="List Table 5 Dark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  <w:shd w:val="clear" w:color="92ccdc" w:themeColor="accent5" w:themeTint="9A" w:fill="92ccdc" w:themeFill="accent5" w:themeFillTint="9A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92ccdc" w:themeColor="accent5" w:themeTint="9A" w:fill="92ccdc" w:themeFill="accent5" w:themeFillTint="9A"/>
        <w:tcBorders>
          <w:top w:val="single" w:color="92ccdc" w:themeColor="accent5" w:themeTint="9A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6" w:customStyle="1">
    <w:name w:val="List Table 5 Dark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  <w:shd w:val="clear" w:color="fac090" w:themeColor="accent6" w:themeTint="98" w:fill="fac090" w:themeFill="accent6" w:themeFillTint="98"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ac090" w:themeColor="accent6" w:themeTint="98" w:fill="fac090" w:themeFill="accent6" w:themeFillTint="98"/>
        <w:tcBorders>
          <w:top w:val="single" w:color="fac090" w:themeColor="accent6" w:themeTint="98" w:sz="32" w:space="0"/>
          <w:bottom w:val="single" w:color="ffffff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7" w:customStyle="1">
    <w:name w:val="List Table 6 Colorful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7f7f7f" w:themeColor="text1" w:themeTint="80" w:sz="4" w:space="0"/>
        <w:bottom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00000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8" w:customStyle="1">
    <w:name w:val="List Table 6 Colorful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4f81bd" w:themeColor="accent1" w:sz="4" w:space="0"/>
        <w:bottom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4f81bd" w:themeColor="accent1" w:sz="4" w:space="0"/>
        </w:tcBorders>
      </w:tcPr>
    </w:tblStylePr>
    <w:tblStylePr w:type="lastCol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a4a71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4f81bd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9" w:customStyle="1">
    <w:name w:val="List Table 6 Colorful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99695" w:themeColor="accent2" w:themeTint="97" w:sz="4" w:space="0"/>
        <w:bottom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4" w:space="0"/>
        </w:tcBorders>
      </w:tcPr>
    </w:tblStylePr>
    <w:tblStylePr w:type="lastCol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9969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0" w:customStyle="1">
    <w:name w:val="List Table 6 Colorful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3d69b" w:themeColor="accent3" w:themeTint="98" w:sz="4" w:space="0"/>
        <w:bottom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4" w:space="0"/>
        </w:tcBorders>
      </w:tcPr>
    </w:tblStylePr>
    <w:tblStylePr w:type="lastCol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3d69b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1" w:customStyle="1">
    <w:name w:val="List Table 6 Colorful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2a1c6" w:themeColor="accent4" w:themeTint="9A" w:sz="4" w:space="0"/>
        <w:bottom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4" w:space="0"/>
        </w:tcBorders>
      </w:tcPr>
    </w:tblStylePr>
    <w:tblStylePr w:type="lastCol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b2a1c6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2" w:customStyle="1">
    <w:name w:val="List Table 6 Colorful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92ccdc" w:themeColor="accent5" w:themeTint="9A" w:sz="4" w:space="0"/>
        <w:bottom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4" w:space="0"/>
        </w:tcBorders>
      </w:tcPr>
    </w:tblStylePr>
    <w:tblStylePr w:type="lastCol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2ccdc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3" w:customStyle="1">
    <w:name w:val="List Table 6 Colorful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ac090" w:themeColor="accent6" w:themeTint="98" w:sz="4" w:space="0"/>
        <w:bottom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4" w:space="0"/>
        </w:tcBorders>
      </w:tcPr>
    </w:tblStylePr>
    <w:tblStylePr w:type="lastCol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fac090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4" w:customStyle="1">
    <w:name w:val="List Table 7 Colorful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7f7f7f" w:themeColor="text1" w:themeTint="8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bfbfb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7f7f7f" w:themeColor="text1" w:themeTint="80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7f7f7f" w:themeColor="text1" w:themeTint="80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5" w:customStyle="1">
    <w:name w:val="List Table 7 Colorful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4f81bd" w:themeColor="accen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2dfee" w:themeColor="accent1" w:themeTint="40" w:fill="d2dfee" w:themeFill="accent1" w:themeFillTint="40"/>
        <w:tcBorders/>
      </w:tcPr>
    </w:tblStylePr>
    <w:tblStylePr w:type="band2Horz">
      <w:rPr>
        <w:rFonts w:ascii="Arial" w:hAnsi="Arial"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4f81bd" w:themeColor="accent1" w:sz="4" w:space="0"/>
        </w:tcBorders>
      </w:tcPr>
    </w:tblStylePr>
    <w:tblStylePr w:type="fir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4f81bd" w:themeColor="accent1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4f81bd" w:themeColor="accent1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4f81bd" w:themeColor="accent1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6" w:customStyle="1">
    <w:name w:val="List Table 7 Colorful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d99695" w:themeColor="accent2" w:themeTint="9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fd2d2" w:themeColor="accent2" w:themeTint="40" w:fill="efd2d2" w:themeFill="accent2" w:themeFillTint="40"/>
        <w:tcBorders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d99695" w:themeColor="accent2" w:themeTint="97" w:sz="4" w:space="0"/>
        </w:tcBorders>
      </w:tcPr>
    </w:tblStylePr>
    <w:tblStylePr w:type="fir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d99695" w:themeColor="accent2" w:themeTint="97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d99695" w:themeColor="accent2" w:themeTint="97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d99695" w:themeColor="accent2" w:themeTint="97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7" w:customStyle="1">
    <w:name w:val="List Table 7 Colorful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c3d69b" w:themeColor="accent3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e5eed5" w:themeColor="accent3" w:themeTint="40" w:fill="e5eed5" w:themeFill="accent3" w:themeFillTint="40"/>
        <w:tcBorders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c3d69b" w:themeColor="accent3" w:themeTint="98" w:sz="4" w:space="0"/>
        </w:tcBorders>
      </w:tcPr>
    </w:tblStylePr>
    <w:tblStylePr w:type="fir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c3d69b" w:themeColor="accent3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c3d69b" w:themeColor="accent3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c3d69b" w:themeColor="accent3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8" w:customStyle="1">
    <w:name w:val="List Table 7 Colorful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b2a1c6" w:themeColor="accent4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fd8e7" w:themeColor="accent4" w:themeTint="40" w:fill="dfd8e7" w:themeFill="accent4" w:themeFillTint="40"/>
        <w:tcBorders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b2a1c6" w:themeColor="accent4" w:themeTint="9A" w:sz="4" w:space="0"/>
        </w:tcBorders>
      </w:tcPr>
    </w:tblStylePr>
    <w:tblStylePr w:type="fir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b2a1c6" w:themeColor="accent4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b2a1c6" w:themeColor="accent4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b2a1c6" w:themeColor="accent4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9" w:customStyle="1">
    <w:name w:val="List Table 7 Colorful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92ccdc" w:themeColor="accent5" w:themeTint="9A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d1eaf0" w:themeColor="accent5" w:themeTint="40" w:fill="d1eaf0" w:themeFill="accent5" w:themeFillTint="40"/>
        <w:tcBorders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92ccdc" w:themeColor="accent5" w:themeTint="9A" w:sz="4" w:space="0"/>
        </w:tcBorders>
      </w:tcPr>
    </w:tblStylePr>
    <w:tblStylePr w:type="fir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92ccdc" w:themeColor="accent5" w:themeTint="9A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92ccdc" w:themeColor="accent5" w:themeTint="9A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92ccdc" w:themeColor="accent5" w:themeTint="9A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0" w:customStyle="1">
    <w:name w:val="List Table 7 Colorful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right w:val="single" w:color="fac090" w:themeColor="accent6" w:themeTint="98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de4d0" w:themeColor="accent6" w:themeTint="40" w:fill="fde4d0" w:themeFill="accent6" w:themeFillTint="40"/>
        <w:tcBorders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val="clear" w:color="ffffff" w:fill="auto"/>
        <w:tcBorders>
          <w:top w:val="none" w:color="000000" w:sz="0" w:space="0"/>
          <w:left w:val="none" w:color="000000" w:sz="0" w:space="0"/>
          <w:bottom w:val="none" w:color="000000" w:sz="0" w:space="0"/>
          <w:right w:val="single" w:color="fac090" w:themeColor="accent6" w:themeTint="98" w:sz="4" w:space="0"/>
        </w:tcBorders>
      </w:tcPr>
    </w:tblStylePr>
    <w:tblStylePr w:type="fir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 w:color="000000" w:sz="0" w:space="0"/>
          <w:left w:val="none" w:color="000000" w:sz="0" w:space="0"/>
          <w:bottom w:val="single" w:color="fac090" w:themeColor="accent6" w:themeTint="98" w:sz="4" w:space="0"/>
          <w:right w:val="none" w:color="000000" w:sz="0" w:space="0"/>
        </w:tcBorders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fill="auto"/>
        <w:tcBorders>
          <w:top w:val="none" w:color="000000" w:sz="0" w:space="0"/>
          <w:left w:val="single" w:color="fac090" w:themeColor="accent6" w:themeTint="98" w:sz="4" w:space="0"/>
          <w:bottom w:val="none" w:color="000000" w:sz="0" w:space="0"/>
          <w:right w:val="none" w:color="000000" w:sz="0" w:space="0"/>
        </w:tcBorders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fac090" w:themeColor="accent6" w:themeTint="98" w:sz="4" w:space="0"/>
          <w:left w:val="none" w:color="000000" w:sz="0" w:space="0"/>
          <w:bottom w:val="none" w:color="000000" w:sz="0" w:space="0"/>
          <w:right w:val="none" w:color="000000" w:sz="0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1" w:customStyle="1">
    <w:name w:val="Lined - Accent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2" w:customStyle="1">
    <w:name w:val="Lined - Accent 1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3" w:customStyle="1">
    <w:name w:val="Lined - Accent 2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4" w:customStyle="1">
    <w:name w:val="Lined - Accent 3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5" w:customStyle="1">
    <w:name w:val="Lined - Accent 4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6" w:customStyle="1">
    <w:name w:val="Lined - Accent 5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7" w:customStyle="1">
    <w:name w:val="Lined - Accent 6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8" w:customStyle="1">
    <w:name w:val="Bordered &amp; Lined - Accent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f2f2" w:themeColor="text1" w:themeTint="00" w:fill="f2f2f2" w:themeFill="text1" w:themeFillTint="0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7f7f7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9" w:customStyle="1">
    <w:name w:val="Bordered &amp; Lined - Accent 1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2a4a71" w:themeColor="accent1" w:themeShade="95" w:sz="4" w:space="0"/>
        <w:left w:val="single" w:color="2a4a71" w:themeColor="accent1" w:themeShade="95" w:sz="4" w:space="0"/>
        <w:bottom w:val="single" w:color="2a4a71" w:themeColor="accent1" w:themeShade="95" w:sz="4" w:space="0"/>
        <w:right w:val="single" w:color="2a4a71" w:themeColor="accent1" w:themeShade="95" w:sz="4" w:space="0"/>
        <w:insideH w:val="single" w:color="2a4a71" w:themeColor="accent1" w:themeShade="95" w:sz="4" w:space="0"/>
        <w:insideV w:val="single" w:color="2a4a71" w:themeColor="accent1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c7d7ea" w:themeColor="accent1" w:themeTint="50" w:fill="c7d7ea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5d8ac2" w:themeColor="accent1" w:themeTint="EA" w:fill="5d8ac2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0" w:customStyle="1">
    <w:name w:val="Bordered &amp; Lined - Accent 2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732a29" w:themeColor="accent2" w:themeShade="95" w:sz="4" w:space="0"/>
        <w:left w:val="single" w:color="732a29" w:themeColor="accent2" w:themeShade="95" w:sz="4" w:space="0"/>
        <w:bottom w:val="single" w:color="732a29" w:themeColor="accent2" w:themeShade="95" w:sz="4" w:space="0"/>
        <w:right w:val="single" w:color="732a29" w:themeColor="accent2" w:themeShade="95" w:sz="4" w:space="0"/>
        <w:insideH w:val="single" w:color="732a29" w:themeColor="accent2" w:themeShade="95" w:sz="4" w:space="0"/>
        <w:insideV w:val="single" w:color="732a29" w:themeColor="accent2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2dcdc" w:themeColor="accent2" w:themeTint="32" w:fill="f2dcdc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d99695" w:themeColor="accent2" w:themeTint="97" w:fill="d9969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1" w:customStyle="1">
    <w:name w:val="Bordered &amp; Lined - Accent 3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5b722e" w:themeColor="accent3" w:themeShade="95" w:sz="4" w:space="0"/>
        <w:left w:val="single" w:color="5b722e" w:themeColor="accent3" w:themeShade="95" w:sz="4" w:space="0"/>
        <w:bottom w:val="single" w:color="5b722e" w:themeColor="accent3" w:themeShade="95" w:sz="4" w:space="0"/>
        <w:right w:val="single" w:color="5b722e" w:themeColor="accent3" w:themeShade="95" w:sz="4" w:space="0"/>
        <w:insideH w:val="single" w:color="5b722e" w:themeColor="accent3" w:themeShade="95" w:sz="4" w:space="0"/>
        <w:insideV w:val="single" w:color="5b722e" w:themeColor="accent3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af1dc" w:themeColor="accent3" w:themeTint="34" w:fill="eaf1dc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9abb59" w:themeColor="accent3" w:themeTint="FE" w:fill="9abb59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2" w:customStyle="1">
    <w:name w:val="Bordered &amp; Lined - Accent 4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e5dfec" w:themeColor="accent4" w:themeTint="34" w:fill="e5dfec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b2a1c6" w:themeColor="accent4" w:themeTint="9A" w:fill="b2a1c6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3" w:customStyle="1">
    <w:name w:val="Bordered &amp; Lined - Accent 5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daeef3" w:themeColor="accent5" w:themeTint="34" w:fill="daeef3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4bacc6" w:themeColor="accent5" w:fill="4bacc6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4" w:customStyle="1">
    <w:name w:val="Bordered &amp; Lined - Accent 6"/>
    <w:basedOn w:val="718"/>
    <w:uiPriority w:val="99"/>
    <w:pPr>
      <w:pBdr/>
      <w:spacing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de9d8" w:themeColor="accent6" w:themeTint="34" w:fill="fde9d8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79646" w:themeColor="accent6" w:fill="f79646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5" w:customStyle="1">
    <w:name w:val="Bordered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7f7f7f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6" w:customStyle="1">
    <w:name w:val="Bordered - Accent 1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7cbe4" w:themeColor="accent1" w:themeTint="67" w:sz="4" w:space="0"/>
          <w:left w:val="single" w:color="b7cbe4" w:themeColor="accent1" w:themeTint="67" w:sz="4" w:space="0"/>
          <w:bottom w:val="single" w:color="b7cbe4" w:themeColor="accent1" w:themeTint="67" w:sz="4" w:space="0"/>
          <w:right w:val="single" w:color="b7cbe4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4f81bd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4f81bd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7" w:customStyle="1">
    <w:name w:val="Bordered - Accent 2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e5b7b6" w:themeColor="accent2" w:themeTint="67" w:sz="4" w:space="0"/>
          <w:left w:val="single" w:color="e5b7b6" w:themeColor="accent2" w:themeTint="67" w:sz="4" w:space="0"/>
          <w:bottom w:val="single" w:color="e5b7b6" w:themeColor="accent2" w:themeTint="67" w:sz="4" w:space="0"/>
          <w:right w:val="single" w:color="e5b7b6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d99695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d996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99695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8" w:customStyle="1">
    <w:name w:val="Bordered - Accent 3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c3d69b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c3d69b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3d69b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9" w:customStyle="1">
    <w:name w:val="Bordered - Accent 4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b2a1c6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2a1c6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0" w:customStyle="1">
    <w:name w:val="Bordered - Accent 5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b6dde8" w:themeColor="accent5" w:themeTint="67" w:sz="4" w:space="0"/>
          <w:left w:val="single" w:color="b6dde8" w:themeColor="accent5" w:themeTint="67" w:sz="4" w:space="0"/>
          <w:bottom w:val="single" w:color="b6dde8" w:themeColor="accent5" w:themeTint="67" w:sz="4" w:space="0"/>
          <w:right w:val="single" w:color="b6dde8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92ccdc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92ccdc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1" w:customStyle="1">
    <w:name w:val="Bordered - Accent 6"/>
    <w:basedOn w:val="718"/>
    <w:uiPriority w:val="99"/>
    <w:pPr>
      <w:pBdr/>
      <w:spacing w:line="240" w:lineRule="auto"/>
      <w:ind/>
    </w:pPr>
    <w:tblPr>
      <w:tblStyleRowBandSize w:val="1"/>
      <w:tblStyleColBandSize w:val="1"/>
      <w:tblInd w:w="0" w:type="dxa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fac09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fac09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72">
    <w:name w:val="Hyperlink"/>
    <w:uiPriority w:val="99"/>
    <w:unhideWhenUsed/>
    <w:pPr>
      <w:pBdr/>
      <w:spacing/>
      <w:ind/>
    </w:pPr>
    <w:rPr>
      <w:color w:val="0000ff" w:themeColor="hyperlink"/>
      <w:u w:val="single"/>
    </w:rPr>
  </w:style>
  <w:style w:type="paragraph" w:styleId="873">
    <w:name w:val="footnote text"/>
    <w:basedOn w:val="716"/>
    <w:link w:val="874"/>
    <w:uiPriority w:val="99"/>
    <w:semiHidden/>
    <w:unhideWhenUsed/>
    <w:pPr>
      <w:pBdr/>
      <w:spacing w:after="40" w:line="240" w:lineRule="auto"/>
      <w:ind/>
    </w:pPr>
    <w:rPr>
      <w:sz w:val="18"/>
    </w:rPr>
  </w:style>
  <w:style w:type="character" w:styleId="874" w:customStyle="1">
    <w:name w:val="Tekst przypisu dolnego Znak"/>
    <w:link w:val="873"/>
    <w:uiPriority w:val="99"/>
    <w:pPr>
      <w:pBdr/>
      <w:spacing/>
      <w:ind/>
    </w:pPr>
    <w:rPr>
      <w:sz w:val="18"/>
    </w:rPr>
  </w:style>
  <w:style w:type="character" w:styleId="875">
    <w:name w:val="footnote reference"/>
    <w:uiPriority w:val="99"/>
    <w:unhideWhenUsed/>
    <w:pPr>
      <w:pBdr/>
      <w:spacing/>
      <w:ind/>
    </w:pPr>
    <w:rPr>
      <w:vertAlign w:val="superscript"/>
    </w:rPr>
  </w:style>
  <w:style w:type="paragraph" w:styleId="876">
    <w:name w:val="endnote text"/>
    <w:basedOn w:val="716"/>
    <w:link w:val="877"/>
    <w:uiPriority w:val="99"/>
    <w:semiHidden/>
    <w:unhideWhenUsed/>
    <w:pPr>
      <w:pBdr/>
      <w:spacing w:line="240" w:lineRule="auto"/>
      <w:ind/>
    </w:pPr>
    <w:rPr>
      <w:sz w:val="20"/>
    </w:rPr>
  </w:style>
  <w:style w:type="character" w:styleId="877" w:customStyle="1">
    <w:name w:val="Tekst przypisu końcowego Znak"/>
    <w:link w:val="876"/>
    <w:uiPriority w:val="99"/>
    <w:pPr>
      <w:pBdr/>
      <w:spacing/>
      <w:ind/>
    </w:pPr>
    <w:rPr>
      <w:sz w:val="20"/>
    </w:rPr>
  </w:style>
  <w:style w:type="character" w:styleId="878">
    <w:name w:val="endnote reference"/>
    <w:uiPriority w:val="99"/>
    <w:semiHidden/>
    <w:unhideWhenUsed/>
    <w:pPr>
      <w:pBdr/>
      <w:spacing/>
      <w:ind/>
    </w:pPr>
    <w:rPr>
      <w:vertAlign w:val="superscript"/>
    </w:rPr>
  </w:style>
  <w:style w:type="paragraph" w:styleId="879">
    <w:name w:val="toc 1"/>
    <w:basedOn w:val="716"/>
    <w:next w:val="716"/>
    <w:uiPriority w:val="39"/>
    <w:unhideWhenUsed/>
    <w:pPr>
      <w:pBdr/>
      <w:spacing w:after="57"/>
      <w:ind/>
    </w:pPr>
  </w:style>
  <w:style w:type="paragraph" w:styleId="880">
    <w:name w:val="toc 2"/>
    <w:basedOn w:val="716"/>
    <w:next w:val="716"/>
    <w:uiPriority w:val="39"/>
    <w:unhideWhenUsed/>
    <w:pPr>
      <w:pBdr/>
      <w:spacing w:after="57"/>
      <w:ind w:left="283"/>
    </w:pPr>
  </w:style>
  <w:style w:type="paragraph" w:styleId="881">
    <w:name w:val="toc 3"/>
    <w:basedOn w:val="716"/>
    <w:next w:val="716"/>
    <w:uiPriority w:val="39"/>
    <w:unhideWhenUsed/>
    <w:pPr>
      <w:pBdr/>
      <w:spacing w:after="57"/>
      <w:ind w:left="567"/>
    </w:pPr>
  </w:style>
  <w:style w:type="paragraph" w:styleId="882">
    <w:name w:val="toc 4"/>
    <w:basedOn w:val="716"/>
    <w:next w:val="716"/>
    <w:uiPriority w:val="39"/>
    <w:unhideWhenUsed/>
    <w:pPr>
      <w:pBdr/>
      <w:spacing w:after="57"/>
      <w:ind w:left="850"/>
    </w:pPr>
  </w:style>
  <w:style w:type="paragraph" w:styleId="883">
    <w:name w:val="toc 5"/>
    <w:basedOn w:val="716"/>
    <w:next w:val="716"/>
    <w:uiPriority w:val="39"/>
    <w:unhideWhenUsed/>
    <w:pPr>
      <w:pBdr/>
      <w:spacing w:after="57"/>
      <w:ind w:left="1134"/>
    </w:pPr>
  </w:style>
  <w:style w:type="paragraph" w:styleId="884">
    <w:name w:val="toc 6"/>
    <w:basedOn w:val="716"/>
    <w:next w:val="716"/>
    <w:uiPriority w:val="39"/>
    <w:unhideWhenUsed/>
    <w:pPr>
      <w:pBdr/>
      <w:spacing w:after="57"/>
      <w:ind w:left="1417"/>
    </w:pPr>
  </w:style>
  <w:style w:type="paragraph" w:styleId="885">
    <w:name w:val="toc 7"/>
    <w:basedOn w:val="716"/>
    <w:next w:val="716"/>
    <w:uiPriority w:val="39"/>
    <w:unhideWhenUsed/>
    <w:pPr>
      <w:pBdr/>
      <w:spacing w:after="57"/>
      <w:ind w:left="1701"/>
    </w:pPr>
  </w:style>
  <w:style w:type="paragraph" w:styleId="886">
    <w:name w:val="toc 8"/>
    <w:basedOn w:val="716"/>
    <w:next w:val="716"/>
    <w:uiPriority w:val="39"/>
    <w:unhideWhenUsed/>
    <w:pPr>
      <w:pBdr/>
      <w:spacing w:after="57"/>
      <w:ind w:left="1984"/>
    </w:pPr>
  </w:style>
  <w:style w:type="paragraph" w:styleId="887">
    <w:name w:val="toc 9"/>
    <w:basedOn w:val="716"/>
    <w:next w:val="716"/>
    <w:uiPriority w:val="39"/>
    <w:unhideWhenUsed/>
    <w:pPr>
      <w:pBdr/>
      <w:spacing w:after="57"/>
      <w:ind w:left="2268"/>
    </w:pPr>
  </w:style>
  <w:style w:type="paragraph" w:styleId="888">
    <w:name w:val="TOC Heading"/>
    <w:uiPriority w:val="39"/>
    <w:unhideWhenUsed/>
    <w:pPr>
      <w:pBdr/>
      <w:spacing/>
      <w:ind/>
    </w:pPr>
  </w:style>
  <w:style w:type="paragraph" w:styleId="889">
    <w:name w:val="table of figures"/>
    <w:basedOn w:val="716"/>
    <w:next w:val="716"/>
    <w:uiPriority w:val="99"/>
    <w:unhideWhenUsed/>
    <w:pPr>
      <w:pBdr/>
      <w:spacing/>
      <w:ind/>
    </w:pPr>
  </w:style>
  <w:style w:type="table" w:styleId="890" w:customStyle="1">
    <w:name w:val="Table Normal"/>
    <w:pPr>
      <w:pBdr/>
      <w:spacing/>
      <w:ind/>
    </w:pPr>
    <w:tblPr>
      <w:tblBorders/>
      <w:tblCellMar>
        <w:left w:w="0" w:type="dxa"/>
        <w:top w:w="0" w:type="dxa"/>
        <w:right w:w="0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891" w:customStyle="1">
    <w:name w:val="Heading 1"/>
    <w:basedOn w:val="716"/>
    <w:next w:val="716"/>
    <w:link w:val="720"/>
    <w:pPr>
      <w:keepNext w:val="true"/>
      <w:keepLines w:val="true"/>
      <w:pBdr/>
      <w:spacing w:after="120" w:before="400"/>
      <w:ind/>
    </w:pPr>
    <w:rPr>
      <w:sz w:val="40"/>
      <w:szCs w:val="40"/>
    </w:rPr>
  </w:style>
  <w:style w:type="paragraph" w:styleId="892" w:customStyle="1">
    <w:name w:val="Heading 2"/>
    <w:basedOn w:val="716"/>
    <w:next w:val="716"/>
    <w:link w:val="721"/>
    <w:pPr>
      <w:keepNext w:val="true"/>
      <w:keepLines w:val="true"/>
      <w:pBdr/>
      <w:spacing w:after="120" w:before="360"/>
      <w:ind/>
    </w:pPr>
    <w:rPr>
      <w:sz w:val="32"/>
      <w:szCs w:val="32"/>
    </w:rPr>
  </w:style>
  <w:style w:type="paragraph" w:styleId="893" w:customStyle="1">
    <w:name w:val="Heading 3"/>
    <w:basedOn w:val="716"/>
    <w:next w:val="716"/>
    <w:link w:val="722"/>
    <w:pPr>
      <w:keepNext w:val="true"/>
      <w:keepLines w:val="true"/>
      <w:pBdr/>
      <w:spacing w:after="80" w:before="320"/>
      <w:ind/>
    </w:pPr>
    <w:rPr>
      <w:color w:val="434343"/>
      <w:sz w:val="28"/>
      <w:szCs w:val="28"/>
    </w:rPr>
  </w:style>
  <w:style w:type="paragraph" w:styleId="894" w:customStyle="1">
    <w:name w:val="Heading 4"/>
    <w:basedOn w:val="716"/>
    <w:next w:val="716"/>
    <w:link w:val="723"/>
    <w:pPr>
      <w:keepNext w:val="true"/>
      <w:keepLines w:val="true"/>
      <w:pBdr/>
      <w:spacing w:after="80" w:before="280"/>
      <w:ind/>
    </w:pPr>
    <w:rPr>
      <w:color w:val="666666"/>
      <w:sz w:val="24"/>
      <w:szCs w:val="24"/>
    </w:rPr>
  </w:style>
  <w:style w:type="paragraph" w:styleId="895" w:customStyle="1">
    <w:name w:val="Heading 5"/>
    <w:basedOn w:val="716"/>
    <w:next w:val="716"/>
    <w:link w:val="724"/>
    <w:pPr>
      <w:keepNext w:val="true"/>
      <w:keepLines w:val="true"/>
      <w:pBdr/>
      <w:spacing w:after="80" w:before="240"/>
      <w:ind/>
    </w:pPr>
    <w:rPr>
      <w:color w:val="666666"/>
    </w:rPr>
  </w:style>
  <w:style w:type="paragraph" w:styleId="896" w:customStyle="1">
    <w:name w:val="Heading 6"/>
    <w:basedOn w:val="716"/>
    <w:next w:val="716"/>
    <w:link w:val="725"/>
    <w:pPr>
      <w:keepNext w:val="true"/>
      <w:keepLines w:val="true"/>
      <w:pBdr/>
      <w:spacing w:after="80" w:before="240"/>
      <w:ind/>
    </w:pPr>
    <w:rPr>
      <w:i/>
      <w:color w:val="666666"/>
    </w:rPr>
  </w:style>
  <w:style w:type="paragraph" w:styleId="897">
    <w:name w:val="Title"/>
    <w:basedOn w:val="716"/>
    <w:next w:val="716"/>
    <w:link w:val="734"/>
    <w:pPr>
      <w:keepNext w:val="true"/>
      <w:keepLines w:val="true"/>
      <w:pBdr/>
      <w:spacing w:after="60"/>
      <w:ind/>
    </w:pPr>
    <w:rPr>
      <w:sz w:val="52"/>
      <w:szCs w:val="52"/>
    </w:rPr>
  </w:style>
  <w:style w:type="paragraph" w:styleId="898">
    <w:name w:val="Subtitle"/>
    <w:basedOn w:val="716"/>
    <w:next w:val="716"/>
    <w:link w:val="735"/>
    <w:pPr>
      <w:keepNext w:val="true"/>
      <w:keepLines w:val="true"/>
      <w:pBdr/>
      <w:spacing w:after="320"/>
      <w:ind/>
    </w:pPr>
    <w:rPr>
      <w:color w:val="666666"/>
      <w:sz w:val="30"/>
      <w:szCs w:val="30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hyperlink" Target="https://colab.research.google.com/drive/1xBhIG6uA66Rnz-yK9QnSiLZxAYAN2-OA#scrollTo=Fx0omXQX_Nmi" TargetMode="External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6249F87-0639-406A-B8CF-6C01EB9C6C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ONLYOFFICE/7.5.1.23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23</cp:revision>
  <dcterms:created xsi:type="dcterms:W3CDTF">2024-01-25T00:27:00Z</dcterms:created>
  <dcterms:modified xsi:type="dcterms:W3CDTF">2024-01-31T14:24:07Z</dcterms:modified>
</cp:coreProperties>
</file>